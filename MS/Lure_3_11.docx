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CA66" w14:textId="6C6BA1B1" w:rsidR="0087679E" w:rsidRDefault="0087679E">
      <w:r>
        <w:t>Catchy title</w:t>
      </w:r>
    </w:p>
    <w:p w14:paraId="7D6FD281" w14:textId="6AB88896" w:rsidR="00A87CEC" w:rsidRDefault="00A87CEC">
      <w:pPr>
        <w:rPr>
          <w:ins w:id="0" w:author="Fidino, Mason" w:date="2019-02-21T16:11:00Z"/>
        </w:rPr>
      </w:pPr>
      <w:bookmarkStart w:id="1" w:name="_Hlk2672467"/>
      <w:commentRangeStart w:id="2"/>
      <w:ins w:id="3" w:author="Fidino, Mason" w:date="2019-02-21T16:12:00Z">
        <w:r>
          <w:t>A trifold approach to quanti</w:t>
        </w:r>
      </w:ins>
      <w:ins w:id="4" w:author="Fidino, Mason" w:date="2019-02-21T16:13:00Z">
        <w:r>
          <w:t>fy the effect of a common olfactory lure on the detection probability of urban mammals</w:t>
        </w:r>
        <w:commentRangeEnd w:id="2"/>
        <w:r>
          <w:rPr>
            <w:rStyle w:val="CommentReference"/>
          </w:rPr>
          <w:commentReference w:id="2"/>
        </w:r>
      </w:ins>
      <w:ins w:id="5" w:author="Fidino, Mason" w:date="2019-02-21T16:29:00Z">
        <w:r w:rsidR="00642659">
          <w:t xml:space="preserve"> during camera trapping</w:t>
        </w:r>
      </w:ins>
    </w:p>
    <w:bookmarkEnd w:id="1"/>
    <w:p w14:paraId="39AC3F08" w14:textId="6D73387F" w:rsidR="0087679E" w:rsidRPr="0087679E" w:rsidRDefault="0087679E">
      <w:r>
        <w:t>Authors: Mason Fidino, Gab</w:t>
      </w:r>
      <w:r w:rsidR="00D71F66">
        <w:t>riella</w:t>
      </w:r>
      <w:r w:rsidR="00D6471F">
        <w:t xml:space="preserve"> R.</w:t>
      </w:r>
      <w:r>
        <w:t xml:space="preserve"> Barnas, Elizabeth </w:t>
      </w:r>
      <w:r w:rsidR="00D6471F">
        <w:t xml:space="preserve">W. </w:t>
      </w:r>
      <w:r>
        <w:t xml:space="preserve">Lehrer, </w:t>
      </w:r>
      <w:r w:rsidR="001231CB">
        <w:t xml:space="preserve">Maureen </w:t>
      </w:r>
      <w:r w:rsidR="00D6471F">
        <w:t xml:space="preserve">H. </w:t>
      </w:r>
      <w:r w:rsidR="001231CB">
        <w:t xml:space="preserve">Murray &amp; </w:t>
      </w:r>
      <w:r>
        <w:t>Seth</w:t>
      </w:r>
      <w:r w:rsidR="00ED5C34">
        <w:t xml:space="preserve"> B.</w:t>
      </w:r>
      <w:r>
        <w:t xml:space="preserve"> Magle</w:t>
      </w:r>
    </w:p>
    <w:p w14:paraId="61D4D16E" w14:textId="77777777" w:rsidR="0087679E" w:rsidRDefault="0087679E">
      <w:pPr>
        <w:rPr>
          <w:b/>
        </w:rPr>
      </w:pPr>
    </w:p>
    <w:p w14:paraId="434A9047" w14:textId="6BA9880A" w:rsidR="00F778A5" w:rsidRPr="00F778A5" w:rsidRDefault="00F778A5" w:rsidP="0091115B">
      <w:pPr>
        <w:pStyle w:val="Heading1"/>
        <w:rPr>
          <w:b w:val="0"/>
        </w:rPr>
      </w:pPr>
      <w:r>
        <w:t>Introduction</w:t>
      </w:r>
    </w:p>
    <w:p w14:paraId="7591AD1C" w14:textId="57252B33" w:rsidR="00243982" w:rsidRDefault="00996CD1">
      <w:r>
        <w:t xml:space="preserve">Humans have trapped </w:t>
      </w:r>
      <w:r w:rsidR="000F348E">
        <w:t>mammals</w:t>
      </w:r>
      <w:r>
        <w:t xml:space="preserve"> for </w:t>
      </w:r>
      <w:r w:rsidR="00F33D83">
        <w:t>millennia</w:t>
      </w:r>
      <w:r>
        <w:t xml:space="preserve">. </w:t>
      </w:r>
      <w:r w:rsidR="00F33D83">
        <w:t xml:space="preserve">While the motivations for </w:t>
      </w:r>
      <w:r w:rsidR="00532833">
        <w:t xml:space="preserve">mammal </w:t>
      </w:r>
      <w:r w:rsidR="00F33D83">
        <w:t>trappi</w:t>
      </w:r>
      <w:r w:rsidR="00B978A7">
        <w:t>ng</w:t>
      </w:r>
      <w:r w:rsidR="00532833">
        <w:t xml:space="preserve"> </w:t>
      </w:r>
      <w:r w:rsidR="00F33D83">
        <w:t xml:space="preserve">are varied, </w:t>
      </w:r>
      <w:r w:rsidR="00A26C89">
        <w:t>our predecessor’s</w:t>
      </w:r>
      <w:r>
        <w:t xml:space="preserve"> trials and tribulations</w:t>
      </w:r>
      <w:r w:rsidR="00A26C89">
        <w:t xml:space="preserve"> have</w:t>
      </w:r>
      <w:r>
        <w:t xml:space="preserve"> distil</w:t>
      </w:r>
      <w:r w:rsidR="00B978A7">
        <w:t>l</w:t>
      </w:r>
      <w:r w:rsidR="00EB1F33">
        <w:t xml:space="preserve">ed much wisdom </w:t>
      </w:r>
      <w:r w:rsidR="00B978A7">
        <w:t>to</w:t>
      </w:r>
      <w:r w:rsidR="00A26C89">
        <w:t xml:space="preserve"> </w:t>
      </w:r>
      <w:r w:rsidR="00FE402C">
        <w:t>beguile</w:t>
      </w:r>
      <w:r>
        <w:t xml:space="preserve"> </w:t>
      </w:r>
      <w:r w:rsidR="00A26C89">
        <w:t xml:space="preserve">wildlife </w:t>
      </w:r>
      <w:r w:rsidR="00040C2A">
        <w:t>in</w:t>
      </w:r>
      <w:r w:rsidR="00A26C89">
        <w:t>to</w:t>
      </w:r>
      <w:r w:rsidR="00040C2A">
        <w:t xml:space="preserve"> snares, leg-hold traps, or cages</w:t>
      </w:r>
      <w:r w:rsidR="00A26C89">
        <w:t xml:space="preserve">. </w:t>
      </w:r>
      <w:r w:rsidR="00316A14">
        <w:t xml:space="preserve">One suggested </w:t>
      </w:r>
      <w:r w:rsidR="00D54FEE">
        <w:t>technique</w:t>
      </w:r>
      <w:r w:rsidR="00316A14">
        <w:t xml:space="preserve"> to bolster trap efficacy is t</w:t>
      </w:r>
      <w:r w:rsidR="00040C2A">
        <w:t>he</w:t>
      </w:r>
      <w:r w:rsidR="00AB7CD6">
        <w:t xml:space="preserve"> use l</w:t>
      </w:r>
      <w:commentRangeStart w:id="6"/>
      <w:r w:rsidR="00AB7CD6">
        <w:t>ures or bait</w:t>
      </w:r>
      <w:commentRangeEnd w:id="6"/>
      <w:r w:rsidR="00532833">
        <w:rPr>
          <w:rStyle w:val="CommentReference"/>
        </w:rPr>
        <w:commentReference w:id="6"/>
      </w:r>
      <w:r w:rsidR="00316A14">
        <w:t xml:space="preserve">. </w:t>
      </w:r>
      <w:r w:rsidR="00A26C89">
        <w:t xml:space="preserve">The </w:t>
      </w:r>
      <w:r w:rsidR="00B978A7">
        <w:t xml:space="preserve">motivation </w:t>
      </w:r>
      <w:r w:rsidR="00BD5C4C">
        <w:t>for</w:t>
      </w:r>
      <w:r w:rsidR="00A26C89">
        <w:t xml:space="preserve"> </w:t>
      </w:r>
      <w:r w:rsidR="00AB7CD6">
        <w:t>such</w:t>
      </w:r>
      <w:r w:rsidR="00B22BC8">
        <w:t xml:space="preserve"> an</w:t>
      </w:r>
      <w:r w:rsidR="00AB7CD6">
        <w:t xml:space="preserve"> </w:t>
      </w:r>
      <w:r w:rsidR="00040C2A">
        <w:t>approach</w:t>
      </w:r>
      <w:r w:rsidR="00A26C89">
        <w:t xml:space="preserve"> </w:t>
      </w:r>
      <w:r w:rsidR="00114623">
        <w:t>stem</w:t>
      </w:r>
      <w:r w:rsidR="00B22BC8">
        <w:t>s</w:t>
      </w:r>
      <w:r w:rsidR="00114623">
        <w:t xml:space="preserve"> </w:t>
      </w:r>
      <w:r w:rsidR="000E2712">
        <w:t>from</w:t>
      </w:r>
      <w:r w:rsidR="00114623">
        <w:t xml:space="preserve"> the </w:t>
      </w:r>
      <w:r w:rsidR="00535BA0">
        <w:t>notion</w:t>
      </w:r>
      <w:r w:rsidR="00114623">
        <w:t xml:space="preserve"> that </w:t>
      </w:r>
      <w:r w:rsidR="00AB7CD6">
        <w:t>lures or bait</w:t>
      </w:r>
      <w:r w:rsidR="00114623">
        <w:t xml:space="preserve"> </w:t>
      </w:r>
      <w:r w:rsidR="00B22BC8">
        <w:t xml:space="preserve">will engage a species sense of smell, sight or hearing and therefore </w:t>
      </w:r>
      <w:r w:rsidR="009E4AA3">
        <w:t>increase the</w:t>
      </w:r>
      <w:r w:rsidR="00BC4A03">
        <w:t xml:space="preserve"> chance</w:t>
      </w:r>
      <w:r w:rsidR="00F33D83">
        <w:t xml:space="preserve"> </w:t>
      </w:r>
      <w:r w:rsidR="00AB7CD6">
        <w:t>a</w:t>
      </w:r>
      <w:r w:rsidR="00F33D83">
        <w:t xml:space="preserve"> </w:t>
      </w:r>
      <w:r w:rsidR="00AB7CD6">
        <w:t>target</w:t>
      </w:r>
      <w:r w:rsidR="00F33D83">
        <w:t xml:space="preserve"> species</w:t>
      </w:r>
      <w:r w:rsidR="00AB7CD6">
        <w:t xml:space="preserve"> investigate</w:t>
      </w:r>
      <w:r w:rsidR="00B22BC8">
        <w:t>s</w:t>
      </w:r>
      <w:r w:rsidR="00AB7CD6">
        <w:t xml:space="preserve"> a </w:t>
      </w:r>
      <w:r w:rsidR="000E2712">
        <w:t>trap</w:t>
      </w:r>
      <w:r w:rsidR="00AB7CD6">
        <w:t xml:space="preserve"> </w:t>
      </w:r>
      <w:r w:rsidR="000D1005">
        <w:t xml:space="preserve">(as reviewed by </w:t>
      </w:r>
      <w:proofErr w:type="spellStart"/>
      <w:r w:rsidR="000D1005">
        <w:t>Schlexer</w:t>
      </w:r>
      <w:proofErr w:type="spellEnd"/>
      <w:r w:rsidR="000D1005">
        <w:t xml:space="preserve"> 2008)</w:t>
      </w:r>
      <w:r w:rsidR="00F33D83">
        <w:t>.</w:t>
      </w:r>
      <w:r w:rsidR="000F45B5">
        <w:t xml:space="preserve"> Indeed,</w:t>
      </w:r>
      <w:r w:rsidR="000E2712">
        <w:t xml:space="preserve"> </w:t>
      </w:r>
      <w:r w:rsidR="000F45B5">
        <w:t>the overall success of a trapping operation may well depend on the type of lure</w:t>
      </w:r>
      <w:r w:rsidR="00B22BC8">
        <w:t>s</w:t>
      </w:r>
      <w:r w:rsidR="000F45B5">
        <w:t xml:space="preserve"> or bait</w:t>
      </w:r>
      <w:r w:rsidR="00B22BC8">
        <w:t>s</w:t>
      </w:r>
      <w:r w:rsidR="000F45B5">
        <w:t xml:space="preserve"> used, and a plethora of commercially available lures and bait</w:t>
      </w:r>
      <w:r w:rsidR="00B22BC8">
        <w:t>s</w:t>
      </w:r>
      <w:r w:rsidR="000F45B5">
        <w:t xml:space="preserve"> exist for </w:t>
      </w:r>
      <w:r w:rsidR="00CA0015">
        <w:t>live-</w:t>
      </w:r>
      <w:r w:rsidR="000F45B5">
        <w:t>trapping purposes (</w:t>
      </w:r>
      <w:proofErr w:type="spellStart"/>
      <w:r w:rsidR="005A2D32">
        <w:t>Schemnitz</w:t>
      </w:r>
      <w:proofErr w:type="spellEnd"/>
      <w:r w:rsidR="005A2D32">
        <w:t xml:space="preserve"> 2005, </w:t>
      </w:r>
      <w:proofErr w:type="spellStart"/>
      <w:r w:rsidR="005A2D32">
        <w:t>Schlexer</w:t>
      </w:r>
      <w:proofErr w:type="spellEnd"/>
      <w:r w:rsidR="005A2D32">
        <w:t xml:space="preserve"> 2008).</w:t>
      </w:r>
      <w:r w:rsidR="000F45B5">
        <w:t xml:space="preserve"> </w:t>
      </w:r>
    </w:p>
    <w:p w14:paraId="3E0B9EE9" w14:textId="6A77BA7D" w:rsidR="005A2D32" w:rsidRDefault="00532833">
      <w:r>
        <w:t>For research purposes</w:t>
      </w:r>
      <w:r w:rsidR="005A2D32">
        <w:t>, motion-triggered camera traps</w:t>
      </w:r>
      <w:r w:rsidR="009A557C">
        <w:t xml:space="preserve"> (hereafter camera traps)</w:t>
      </w:r>
      <w:r w:rsidR="005A2D32">
        <w:t xml:space="preserve"> have become an</w:t>
      </w:r>
      <w:r w:rsidR="009A557C">
        <w:t xml:space="preserve"> important</w:t>
      </w:r>
      <w:r w:rsidR="005A2D32">
        <w:t xml:space="preserve"> </w:t>
      </w:r>
      <w:r>
        <w:t xml:space="preserve">alternative to </w:t>
      </w:r>
      <w:proofErr w:type="spellStart"/>
      <w:r>
        <w:t>livetrapping</w:t>
      </w:r>
      <w:proofErr w:type="spellEnd"/>
      <w:r w:rsidR="009A557C">
        <w:t xml:space="preserve"> </w:t>
      </w:r>
      <w:r w:rsidR="005A2D32">
        <w:t>(ref</w:t>
      </w:r>
      <w:r w:rsidR="009A557C">
        <w:t>s</w:t>
      </w:r>
      <w:r w:rsidR="005A2D32">
        <w:t xml:space="preserve">). </w:t>
      </w:r>
      <w:r w:rsidR="00C722DD">
        <w:t xml:space="preserve">Camera traps allow researchers to passively </w:t>
      </w:r>
      <w:del w:id="7" w:author="Fidino, Mason" w:date="2019-02-20T10:48:00Z">
        <w:r w:rsidR="00470091" w:rsidDel="00F2258B">
          <w:delText xml:space="preserve"> </w:delText>
        </w:r>
      </w:del>
      <w:r w:rsidR="00C722DD">
        <w:t xml:space="preserve">sample multiple locations simultaneously and </w:t>
      </w:r>
      <w:r w:rsidR="009A557C">
        <w:t>do not require the physical restraint of an organism</w:t>
      </w:r>
      <w:r w:rsidR="00CA0015">
        <w:t xml:space="preserve">, </w:t>
      </w:r>
      <w:r w:rsidR="009A557C">
        <w:t>t</w:t>
      </w:r>
      <w:r w:rsidR="00C722DD">
        <w:t>hereby</w:t>
      </w:r>
      <w:r w:rsidR="009A557C">
        <w:t xml:space="preserve"> eliminat</w:t>
      </w:r>
      <w:r w:rsidR="00C722DD">
        <w:t>ing the</w:t>
      </w:r>
      <w:r w:rsidR="009A557C">
        <w:t xml:space="preserve"> chances of trap-mortality or injury.</w:t>
      </w:r>
      <w:r>
        <w:t xml:space="preserve"> Further, camera traps can be used to answer many ecological questions about the distribution and abundance of wildlife (re</w:t>
      </w:r>
      <w:r w:rsidR="00470091">
        <w:t>f</w:t>
      </w:r>
      <w:r>
        <w:t>s).</w:t>
      </w:r>
      <w:r w:rsidR="009A557C">
        <w:t xml:space="preserve"> </w:t>
      </w:r>
      <w:r w:rsidR="00885498">
        <w:t>Yet</w:t>
      </w:r>
      <w:r w:rsidR="00C722DD">
        <w:t>, for an animal to be caught</w:t>
      </w:r>
      <w:r w:rsidR="00CA0015">
        <w:t xml:space="preserve"> (i.e., photographed)</w:t>
      </w:r>
      <w:r w:rsidR="00C722DD">
        <w:t xml:space="preserve"> it must move in front of a deployed camera trap</w:t>
      </w:r>
      <w:r w:rsidR="00CE58B5">
        <w:t xml:space="preserve">, and camera trapping surveys must therefore look for ways to increase the detectability of species </w:t>
      </w:r>
      <w:r>
        <w:t>via</w:t>
      </w:r>
      <w:r w:rsidR="00CE58B5">
        <w:t xml:space="preserve"> study design</w:t>
      </w:r>
      <w:r w:rsidR="004B44AC">
        <w:t xml:space="preserve"> (</w:t>
      </w:r>
      <w:proofErr w:type="spellStart"/>
      <w:r w:rsidR="00470091">
        <w:t>O’Connel</w:t>
      </w:r>
      <w:proofErr w:type="spellEnd"/>
      <w:r w:rsidR="00470091">
        <w:t xml:space="preserve"> et al. 2011, </w:t>
      </w:r>
      <w:proofErr w:type="spellStart"/>
      <w:r w:rsidR="00470091">
        <w:t>Hofmeester</w:t>
      </w:r>
      <w:proofErr w:type="spellEnd"/>
      <w:r w:rsidR="00470091">
        <w:t xml:space="preserve"> et al. 2019</w:t>
      </w:r>
      <w:r w:rsidR="004B44AC">
        <w:t>)</w:t>
      </w:r>
      <w:r w:rsidR="00CE58B5">
        <w:t xml:space="preserve">. </w:t>
      </w:r>
      <w:r w:rsidR="009A557C">
        <w:t xml:space="preserve">As a result, </w:t>
      </w:r>
      <w:r w:rsidR="00C722DD">
        <w:t xml:space="preserve">both </w:t>
      </w:r>
      <w:r w:rsidR="009A557C">
        <w:t>lures</w:t>
      </w:r>
      <w:r w:rsidR="00C722DD">
        <w:t xml:space="preserve"> and bait have been suggested as ways to increase the likelihood of detecting species that occup</w:t>
      </w:r>
      <w:r w:rsidR="00775B53">
        <w:t>y</w:t>
      </w:r>
      <w:r w:rsidR="00C722DD">
        <w:t xml:space="preserve"> an area</w:t>
      </w:r>
      <w:r w:rsidR="00CA0015">
        <w:t xml:space="preserve"> of interest (refs)</w:t>
      </w:r>
      <w:r w:rsidR="00C722DD">
        <w:t>.</w:t>
      </w:r>
      <w:r w:rsidR="009A557C">
        <w:t xml:space="preserve"> However, the reasoning behind the use of lures</w:t>
      </w:r>
      <w:r w:rsidR="00CA0015">
        <w:t xml:space="preserve"> or bait</w:t>
      </w:r>
      <w:r w:rsidR="009A557C">
        <w:t xml:space="preserve"> is mostly grounded in custom rather than quantifiable effectiveness</w:t>
      </w:r>
      <w:r w:rsidR="002E4E9F">
        <w:t xml:space="preserve"> (refs)</w:t>
      </w:r>
      <w:r w:rsidR="009A557C">
        <w:t>.</w:t>
      </w:r>
      <w:r w:rsidR="009B531B">
        <w:t xml:space="preserve"> </w:t>
      </w:r>
    </w:p>
    <w:p w14:paraId="4188D185" w14:textId="445CC28D" w:rsidR="008C0505" w:rsidRDefault="008C0505">
      <w:pPr>
        <w:rPr>
          <w:ins w:id="8" w:author="Fidino, Mason" w:date="2019-02-21T16:37:00Z"/>
        </w:rPr>
      </w:pPr>
      <w:r>
        <w:t>Studies that have quantified the effect of lure</w:t>
      </w:r>
    </w:p>
    <w:p w14:paraId="564B59BC" w14:textId="0AFD5649" w:rsidR="00311EE7" w:rsidRDefault="00311EE7">
      <w:pPr>
        <w:rPr>
          <w:ins w:id="9" w:author="Fidino, Mason" w:date="2019-03-04T15:23:00Z"/>
        </w:rPr>
      </w:pPr>
      <w:ins w:id="10" w:author="Fidino, Mason" w:date="2019-03-04T15:20:00Z">
        <w:r>
          <w:t>Studies</w:t>
        </w:r>
      </w:ins>
      <w:ins w:id="11" w:author="Fidino, Mason" w:date="2019-02-21T16:37:00Z">
        <w:r w:rsidR="00642659">
          <w:t xml:space="preserve"> that </w:t>
        </w:r>
      </w:ins>
      <w:ins w:id="12" w:author="Fidino, Mason" w:date="2019-02-21T16:40:00Z">
        <w:r w:rsidR="00A968D5">
          <w:t>have</w:t>
        </w:r>
      </w:ins>
      <w:ins w:id="13" w:author="Fidino, Mason" w:date="2019-02-21T16:37:00Z">
        <w:r w:rsidR="00642659">
          <w:t xml:space="preserve"> quantif</w:t>
        </w:r>
      </w:ins>
      <w:ins w:id="14" w:author="Fidino, Mason" w:date="2019-02-21T16:42:00Z">
        <w:r w:rsidR="00A968D5">
          <w:t>i</w:t>
        </w:r>
      </w:ins>
      <w:ins w:id="15" w:author="Fidino, Mason" w:date="2019-02-21T16:40:00Z">
        <w:r w:rsidR="00A968D5">
          <w:t>ed</w:t>
        </w:r>
      </w:ins>
      <w:ins w:id="16" w:author="Fidino, Mason" w:date="2019-02-21T16:37:00Z">
        <w:r w:rsidR="00642659">
          <w:t xml:space="preserve"> the effect of lure </w:t>
        </w:r>
      </w:ins>
      <w:ins w:id="17" w:author="Fidino, Mason" w:date="2019-03-04T15:20:00Z">
        <w:r>
          <w:t xml:space="preserve">or bait </w:t>
        </w:r>
      </w:ins>
      <w:ins w:id="18" w:author="Fidino, Mason" w:date="2019-02-21T16:37:00Z">
        <w:r w:rsidR="00642659">
          <w:t xml:space="preserve">typically compare </w:t>
        </w:r>
      </w:ins>
      <w:ins w:id="19" w:author="Fidino, Mason" w:date="2019-02-21T16:42:00Z">
        <w:r w:rsidR="00A968D5">
          <w:t>detection probability across</w:t>
        </w:r>
      </w:ins>
      <w:ins w:id="20" w:author="Fidino, Mason" w:date="2019-02-21T16:38:00Z">
        <w:r w:rsidR="00642659">
          <w:t xml:space="preserve"> sites that either do or do not have lure in view of a camera tra</w:t>
        </w:r>
      </w:ins>
      <w:ins w:id="21" w:author="Fidino, Mason" w:date="2019-03-04T15:43:00Z">
        <w:r w:rsidR="00647CB9">
          <w:t>p</w:t>
        </w:r>
      </w:ins>
      <w:ins w:id="22" w:author="Fidino, Mason" w:date="2019-02-21T16:38:00Z">
        <w:r w:rsidR="00642659">
          <w:t xml:space="preserve"> (</w:t>
        </w:r>
      </w:ins>
      <w:ins w:id="23" w:author="Fidino, Mason" w:date="2019-02-22T09:45:00Z">
        <w:r w:rsidR="0038015A">
          <w:t xml:space="preserve">Garrote et al. 2012, </w:t>
        </w:r>
      </w:ins>
      <w:ins w:id="24" w:author="Fidino, Mason" w:date="2019-02-21T16:38:00Z">
        <w:r w:rsidR="00642659">
          <w:t>Bischof et al. 2014</w:t>
        </w:r>
      </w:ins>
      <w:ins w:id="25" w:author="Fidino, Mason" w:date="2019-02-22T09:45:00Z">
        <w:r w:rsidR="0038015A">
          <w:t>,</w:t>
        </w:r>
      </w:ins>
      <w:ins w:id="26" w:author="Fidino, Mason" w:date="2019-02-21T16:38:00Z">
        <w:r w:rsidR="00642659">
          <w:t xml:space="preserve"> </w:t>
        </w:r>
      </w:ins>
      <w:ins w:id="27" w:author="Fidino, Mason" w:date="2019-02-22T09:42:00Z">
        <w:r w:rsidR="0038015A">
          <w:t>Rocha et al. 2016</w:t>
        </w:r>
      </w:ins>
      <w:ins w:id="28" w:author="Fidino, Mason" w:date="2019-02-22T09:44:00Z">
        <w:r w:rsidR="0038015A">
          <w:t xml:space="preserve">, </w:t>
        </w:r>
        <w:r w:rsidR="0038015A" w:rsidRPr="0038015A">
          <w:t>Suárez-</w:t>
        </w:r>
        <w:proofErr w:type="spellStart"/>
        <w:r w:rsidR="0038015A" w:rsidRPr="0038015A">
          <w:t>Tangil</w:t>
        </w:r>
        <w:proofErr w:type="spellEnd"/>
        <w:r w:rsidR="0038015A">
          <w:t xml:space="preserve"> </w:t>
        </w:r>
      </w:ins>
      <w:ins w:id="29" w:author="Fidino, Mason" w:date="2019-02-22T09:45:00Z">
        <w:r w:rsidR="0038015A">
          <w:t xml:space="preserve">&amp; </w:t>
        </w:r>
        <w:r w:rsidR="0038015A" w:rsidRPr="0038015A">
          <w:t>Rodríguez</w:t>
        </w:r>
        <w:r w:rsidR="0038015A">
          <w:t xml:space="preserve"> 2017</w:t>
        </w:r>
      </w:ins>
      <w:ins w:id="30" w:author="Fidino, Mason" w:date="2019-02-21T16:38:00Z">
        <w:r w:rsidR="00642659">
          <w:t xml:space="preserve">). </w:t>
        </w:r>
      </w:ins>
      <w:ins w:id="31" w:author="Fidino, Mason" w:date="2019-03-04T15:40:00Z">
        <w:r w:rsidR="00647CB9">
          <w:t xml:space="preserve">Such a </w:t>
        </w:r>
      </w:ins>
      <w:ins w:id="32" w:author="Fidino, Mason" w:date="2019-03-04T15:41:00Z">
        <w:r w:rsidR="00647CB9">
          <w:t xml:space="preserve">study design makes it difficult to estimate the effect of lure given that </w:t>
        </w:r>
      </w:ins>
      <w:ins w:id="33" w:author="Fidino, Mason" w:date="2019-03-04T15:43:00Z">
        <w:r w:rsidR="00647CB9">
          <w:t xml:space="preserve">a </w:t>
        </w:r>
      </w:ins>
      <w:ins w:id="34" w:author="Fidino, Mason" w:date="2019-03-04T15:41:00Z">
        <w:r w:rsidR="00647CB9">
          <w:t>species abundance likely varies between locations, which</w:t>
        </w:r>
      </w:ins>
      <w:ins w:id="35" w:author="Fidino, Mason" w:date="2019-03-04T15:44:00Z">
        <w:r w:rsidR="00647CB9">
          <w:t xml:space="preserve"> can</w:t>
        </w:r>
      </w:ins>
      <w:ins w:id="36" w:author="Fidino, Mason" w:date="2019-03-04T15:41:00Z">
        <w:r w:rsidR="00647CB9">
          <w:t xml:space="preserve"> also influence detectability (</w:t>
        </w:r>
      </w:ins>
      <w:ins w:id="37" w:author="Fidino, Mason" w:date="2019-03-05T13:32:00Z">
        <w:r w:rsidR="006D4BD8">
          <w:t>McCarthy et al. 2013</w:t>
        </w:r>
      </w:ins>
      <w:ins w:id="38" w:author="Fidino, Mason" w:date="2019-03-04T15:41:00Z">
        <w:r w:rsidR="00647CB9">
          <w:t xml:space="preserve">). </w:t>
        </w:r>
      </w:ins>
      <w:ins w:id="39" w:author="Fidino, Mason" w:date="2019-03-04T15:23:00Z">
        <w:r>
          <w:t xml:space="preserve">Furthermore, </w:t>
        </w:r>
      </w:ins>
      <w:ins w:id="40" w:author="Fidino, Mason" w:date="2019-03-04T15:24:00Z">
        <w:r>
          <w:t>l</w:t>
        </w:r>
      </w:ins>
      <w:ins w:id="41" w:author="Fidino, Mason" w:date="2019-03-04T15:23:00Z">
        <w:r>
          <w:t>ure may influence</w:t>
        </w:r>
      </w:ins>
      <w:ins w:id="42" w:author="Fidino, Mason" w:date="2019-03-04T15:24:00Z">
        <w:r>
          <w:t xml:space="preserve"> species</w:t>
        </w:r>
      </w:ins>
      <w:ins w:id="43" w:author="Fidino, Mason" w:date="2019-03-04T15:23:00Z">
        <w:r>
          <w:t xml:space="preserve"> detectability in a variety of ways, which to date has </w:t>
        </w:r>
      </w:ins>
      <w:ins w:id="44" w:author="Fidino, Mason" w:date="2019-03-04T15:44:00Z">
        <w:r w:rsidR="00647CB9">
          <w:t>been little discussed (REFS)</w:t>
        </w:r>
      </w:ins>
      <w:ins w:id="45" w:author="Fidino, Mason" w:date="2019-03-04T15:23:00Z">
        <w:r>
          <w:t>.</w:t>
        </w:r>
      </w:ins>
      <w:ins w:id="46" w:author="Fidino, Mason" w:date="2019-03-04T15:24:00Z">
        <w:r>
          <w:t xml:space="preserve"> </w:t>
        </w:r>
      </w:ins>
      <w:ins w:id="47" w:author="Fidino, Mason" w:date="2019-03-04T15:25:00Z">
        <w:r>
          <w:t xml:space="preserve">While most studies </w:t>
        </w:r>
      </w:ins>
      <w:ins w:id="48" w:author="Fidino, Mason" w:date="2019-03-04T15:24:00Z">
        <w:r>
          <w:t>compare the num</w:t>
        </w:r>
      </w:ins>
      <w:ins w:id="49" w:author="Fidino, Mason" w:date="2019-03-04T15:25:00Z">
        <w:r>
          <w:t>ber of days a species was detected in the presence or absence of lure to determine its effect</w:t>
        </w:r>
      </w:ins>
      <w:ins w:id="50" w:author="Fidino, Mason" w:date="2019-03-04T15:26:00Z">
        <w:r>
          <w:t xml:space="preserve">, </w:t>
        </w:r>
      </w:ins>
      <w:ins w:id="51" w:author="Fidino, Mason" w:date="2019-03-04T15:44:00Z">
        <w:r w:rsidR="00647CB9">
          <w:t>this</w:t>
        </w:r>
      </w:ins>
      <w:ins w:id="52" w:author="Fidino, Mason" w:date="2019-03-04T15:45:00Z">
        <w:r w:rsidR="00647CB9">
          <w:t xml:space="preserve"> is not likely the only metric that should be used</w:t>
        </w:r>
      </w:ins>
      <w:ins w:id="53" w:author="Fidino, Mason" w:date="2019-03-04T15:26:00Z">
        <w:r>
          <w:t>.</w:t>
        </w:r>
      </w:ins>
      <w:ins w:id="54" w:author="Fidino, Mason" w:date="2019-03-04T15:23:00Z">
        <w:r>
          <w:t xml:space="preserve"> For example, </w:t>
        </w:r>
      </w:ins>
      <w:ins w:id="55" w:author="Fidino, Mason" w:date="2019-03-04T15:26:00Z">
        <w:r>
          <w:t xml:space="preserve">lure </w:t>
        </w:r>
      </w:ins>
      <w:ins w:id="56" w:author="Fidino, Mason" w:date="2019-03-04T15:23:00Z">
        <w:r>
          <w:t>could reduce the amount of time it takes to detect a species</w:t>
        </w:r>
      </w:ins>
      <w:ins w:id="57" w:author="Fidino, Mason" w:date="2019-03-04T15:26:00Z">
        <w:r>
          <w:t xml:space="preserve"> (REFS)</w:t>
        </w:r>
      </w:ins>
      <w:ins w:id="58" w:author="Fidino, Mason" w:date="2019-03-04T15:23:00Z">
        <w:r>
          <w:t>, or simply increase the amount of time an organism spends in front of a camera trap thereby increasing the number of photos</w:t>
        </w:r>
      </w:ins>
      <w:ins w:id="59" w:author="Fidino, Mason" w:date="2019-03-04T15:26:00Z">
        <w:r>
          <w:t xml:space="preserve"> (</w:t>
        </w:r>
        <w:commentRangeStart w:id="60"/>
        <w:r>
          <w:t>Refs</w:t>
        </w:r>
      </w:ins>
      <w:commentRangeEnd w:id="60"/>
      <w:ins w:id="61" w:author="Fidino, Mason" w:date="2019-03-04T15:37:00Z">
        <w:r w:rsidR="00647CB9">
          <w:rPr>
            <w:rStyle w:val="CommentReference"/>
          </w:rPr>
          <w:commentReference w:id="60"/>
        </w:r>
      </w:ins>
      <w:ins w:id="62" w:author="Fidino, Mason" w:date="2019-03-04T15:26:00Z">
        <w:r>
          <w:t>)</w:t>
        </w:r>
      </w:ins>
      <w:ins w:id="63" w:author="Fidino, Mason" w:date="2019-03-04T15:23:00Z">
        <w:r>
          <w:t>.</w:t>
        </w:r>
      </w:ins>
      <w:ins w:id="64" w:author="Fidino, Mason" w:date="2019-03-04T15:27:00Z">
        <w:r>
          <w:t xml:space="preserve"> </w:t>
        </w:r>
      </w:ins>
    </w:p>
    <w:p w14:paraId="6A06A3E9" w14:textId="1BC09285" w:rsidR="005A39C3" w:rsidRDefault="00885498">
      <w:pPr>
        <w:rPr>
          <w:ins w:id="65" w:author="Fidino, Mason" w:date="2019-03-04T15:30:00Z"/>
        </w:rPr>
      </w:pPr>
      <w:r>
        <w:t xml:space="preserve">In this paper </w:t>
      </w:r>
      <w:bookmarkStart w:id="66" w:name="_Hlk2672569"/>
      <w:r>
        <w:t>we</w:t>
      </w:r>
      <w:r w:rsidR="00E37F78">
        <w:t xml:space="preserve"> </w:t>
      </w:r>
      <w:ins w:id="67" w:author="Fidino, Mason" w:date="2019-03-04T15:27:00Z">
        <w:r w:rsidR="005A39C3">
          <w:t xml:space="preserve">use a </w:t>
        </w:r>
      </w:ins>
      <w:ins w:id="68" w:author="Fidino, Mason" w:date="2019-03-04T15:28:00Z">
        <w:r w:rsidR="005A39C3">
          <w:t xml:space="preserve">trifold approach to </w:t>
        </w:r>
      </w:ins>
      <w:r w:rsidR="00E37F78">
        <w:t xml:space="preserve">quantify the effect of </w:t>
      </w:r>
      <w:r w:rsidR="00E00DCA">
        <w:t xml:space="preserve">a common olfactory </w:t>
      </w:r>
      <w:r w:rsidR="00E37F78">
        <w:t xml:space="preserve">lure on a suite of </w:t>
      </w:r>
      <w:ins w:id="69" w:author="Fidino, Mason" w:date="2019-02-20T10:49:00Z">
        <w:r w:rsidR="00F2258B">
          <w:t>mammalian</w:t>
        </w:r>
      </w:ins>
      <w:r>
        <w:t xml:space="preserve"> </w:t>
      </w:r>
      <w:r w:rsidR="00E37F78">
        <w:t>species</w:t>
      </w:r>
      <w:r w:rsidR="00287397">
        <w:t xml:space="preserve"> in </w:t>
      </w:r>
      <w:r w:rsidR="00E37F78">
        <w:t xml:space="preserve">natural areas </w:t>
      </w:r>
      <w:r w:rsidR="00287397">
        <w:t>throughout</w:t>
      </w:r>
      <w:r w:rsidR="00E37F78">
        <w:t xml:space="preserve"> Chicago, Illinois, USA. Our study design differs from others in that we </w:t>
      </w:r>
      <w:r>
        <w:t>deploy two camera traps</w:t>
      </w:r>
      <w:r w:rsidR="00287397">
        <w:t xml:space="preserve"> per sampling unit</w:t>
      </w:r>
      <w:r>
        <w:t>, spaced apart by 100 m,</w:t>
      </w:r>
      <w:r w:rsidR="00287397">
        <w:t xml:space="preserve"> over a 28</w:t>
      </w:r>
      <w:ins w:id="70" w:author="Fidino, Mason" w:date="2019-03-04T15:31:00Z">
        <w:r w:rsidR="005A39C3">
          <w:t>-</w:t>
        </w:r>
      </w:ins>
      <w:del w:id="71" w:author="Fidino, Mason" w:date="2019-03-04T15:31:00Z">
        <w:r w:rsidR="00100BEA" w:rsidDel="005A39C3">
          <w:delText xml:space="preserve"> </w:delText>
        </w:r>
      </w:del>
      <w:r w:rsidR="00100BEA">
        <w:t>day</w:t>
      </w:r>
      <w:r w:rsidR="00287397">
        <w:t xml:space="preserve"> period</w:t>
      </w:r>
      <w:r w:rsidR="00E00DCA">
        <w:t xml:space="preserve"> to experimentally assess if lure can modify the detectability of a species </w:t>
      </w:r>
      <w:r w:rsidR="00470091">
        <w:t xml:space="preserve">both </w:t>
      </w:r>
      <w:r w:rsidR="00E00DCA">
        <w:t>within a</w:t>
      </w:r>
      <w:r w:rsidR="00470091">
        <w:t>nd between</w:t>
      </w:r>
      <w:r w:rsidR="00E00DCA">
        <w:t xml:space="preserve"> s</w:t>
      </w:r>
      <w:r w:rsidR="00470091">
        <w:t>ites</w:t>
      </w:r>
      <w:r w:rsidR="00287397">
        <w:t>.</w:t>
      </w:r>
      <w:r w:rsidR="00E00DCA">
        <w:t xml:space="preserve"> To do so</w:t>
      </w:r>
      <w:r w:rsidR="00287397">
        <w:t>, we</w:t>
      </w:r>
      <w:r w:rsidR="00E37F78">
        <w:t xml:space="preserve"> </w:t>
      </w:r>
      <w:r w:rsidR="00E00DCA">
        <w:t xml:space="preserve">changed </w:t>
      </w:r>
      <w:r w:rsidR="00470091">
        <w:t xml:space="preserve">lure </w:t>
      </w:r>
      <w:r w:rsidR="00E00DCA">
        <w:t xml:space="preserve">treatments every 7 days by </w:t>
      </w:r>
      <w:r w:rsidR="00E37F78">
        <w:t>plac</w:t>
      </w:r>
      <w:r w:rsidR="00E00DCA">
        <w:t>ing</w:t>
      </w:r>
      <w:r w:rsidR="00E37F78">
        <w:t xml:space="preserve"> </w:t>
      </w:r>
      <w:r w:rsidR="00287397">
        <w:t>either</w:t>
      </w:r>
      <w:r w:rsidR="00FA58D1">
        <w:t xml:space="preserve"> a</w:t>
      </w:r>
      <w:r w:rsidR="00E37F78">
        <w:t xml:space="preserve"> lure</w:t>
      </w:r>
      <w:r>
        <w:t xml:space="preserve"> or </w:t>
      </w:r>
      <w:r w:rsidR="00470091">
        <w:t xml:space="preserve">a </w:t>
      </w:r>
      <w:r>
        <w:t>no</w:t>
      </w:r>
      <w:r w:rsidR="00E00DCA">
        <w:t xml:space="preserve"> </w:t>
      </w:r>
      <w:r>
        <w:t>lure</w:t>
      </w:r>
      <w:r w:rsidR="00FA58D1">
        <w:t xml:space="preserve"> control</w:t>
      </w:r>
      <w:r>
        <w:t xml:space="preserve"> </w:t>
      </w:r>
      <w:r w:rsidR="00287397">
        <w:t>in view of each camera following a</w:t>
      </w:r>
      <w:r>
        <w:t xml:space="preserve"> full factorial desig</w:t>
      </w:r>
      <w:r w:rsidR="00E00DCA">
        <w:t>n</w:t>
      </w:r>
      <w:r w:rsidR="00287397">
        <w:t>.</w:t>
      </w:r>
      <w:r>
        <w:t xml:space="preserve"> </w:t>
      </w:r>
      <w:r w:rsidR="00470091">
        <w:t>This arrangement</w:t>
      </w:r>
      <w:r>
        <w:t xml:space="preserve"> </w:t>
      </w:r>
      <w:r w:rsidR="00287397">
        <w:t>allow</w:t>
      </w:r>
      <w:ins w:id="72" w:author="Fidino, Mason" w:date="2019-02-20T10:49:00Z">
        <w:r w:rsidR="00F2258B">
          <w:t>ed</w:t>
        </w:r>
      </w:ins>
      <w:del w:id="73" w:author="Fidino, Mason" w:date="2019-02-20T10:49:00Z">
        <w:r w:rsidR="00FA58D1" w:rsidDel="00F2258B">
          <w:delText>s</w:delText>
        </w:r>
      </w:del>
      <w:r w:rsidR="00287397">
        <w:t xml:space="preserve"> us to</w:t>
      </w:r>
      <w:r>
        <w:t xml:space="preserve"> </w:t>
      </w:r>
      <w:r w:rsidR="00E37F78">
        <w:t>quantify if lure increases the chances of detecting a species</w:t>
      </w:r>
      <w:r>
        <w:t xml:space="preserve"> as they may be drawn more often to a camera that has lure relative to a nearby camera that does not</w:t>
      </w:r>
      <w:r w:rsidR="00E37F78">
        <w:t>.</w:t>
      </w:r>
      <w:bookmarkEnd w:id="66"/>
      <w:ins w:id="74" w:author="Fidino, Mason" w:date="2019-03-04T15:28:00Z">
        <w:r w:rsidR="005A39C3">
          <w:t xml:space="preserve"> </w:t>
        </w:r>
      </w:ins>
      <w:ins w:id="75" w:author="Fidino, Mason" w:date="2019-03-05T09:38:00Z">
        <w:r w:rsidR="00642354">
          <w:t xml:space="preserve">To </w:t>
        </w:r>
        <w:r w:rsidR="00642354">
          <w:lastRenderedPageBreak/>
          <w:t xml:space="preserve">more fully explore how lure many </w:t>
        </w:r>
      </w:ins>
      <w:ins w:id="76" w:author="Fidino, Mason" w:date="2019-03-05T09:39:00Z">
        <w:r w:rsidR="00642354">
          <w:t>influence species detectability, we sought to answer these three questions:</w:t>
        </w:r>
      </w:ins>
    </w:p>
    <w:p w14:paraId="59B08115" w14:textId="477ABA66" w:rsidR="005A39C3" w:rsidRDefault="005A39C3" w:rsidP="005A39C3">
      <w:pPr>
        <w:pStyle w:val="ListParagraph"/>
        <w:numPr>
          <w:ilvl w:val="0"/>
          <w:numId w:val="2"/>
        </w:numPr>
        <w:rPr>
          <w:ins w:id="77" w:author="Fidino, Mason" w:date="2019-03-04T15:30:00Z"/>
        </w:rPr>
      </w:pPr>
      <w:ins w:id="78" w:author="Fidino, Mason" w:date="2019-03-04T15:30:00Z">
        <w:r>
          <w:t>Does lure increase the number of days a species is detected?</w:t>
        </w:r>
      </w:ins>
    </w:p>
    <w:p w14:paraId="2E6DD306" w14:textId="00892DC0" w:rsidR="005A39C3" w:rsidRDefault="00743048" w:rsidP="005A39C3">
      <w:pPr>
        <w:pStyle w:val="ListParagraph"/>
        <w:numPr>
          <w:ilvl w:val="0"/>
          <w:numId w:val="2"/>
        </w:numPr>
        <w:rPr>
          <w:ins w:id="79" w:author="Fidino, Mason" w:date="2019-03-04T15:30:00Z"/>
        </w:rPr>
      </w:pPr>
      <w:ins w:id="80" w:author="Fidino, Mason" w:date="2019-03-04T15:34:00Z">
        <w:r>
          <w:t>Does lure decrease the amount of time to first detection</w:t>
        </w:r>
      </w:ins>
      <w:ins w:id="81" w:author="Fidino, Mason" w:date="2019-03-04T15:30:00Z">
        <w:r w:rsidR="005A39C3">
          <w:t>?</w:t>
        </w:r>
      </w:ins>
    </w:p>
    <w:p w14:paraId="5C1DFDD0" w14:textId="58486A79" w:rsidR="005A39C3" w:rsidRDefault="00743048" w:rsidP="00642354">
      <w:pPr>
        <w:pStyle w:val="ListParagraph"/>
        <w:numPr>
          <w:ilvl w:val="0"/>
          <w:numId w:val="2"/>
        </w:numPr>
        <w:rPr>
          <w:ins w:id="82" w:author="Fidino, Mason [2]" w:date="2019-03-11T10:00:00Z"/>
        </w:rPr>
      </w:pPr>
      <w:ins w:id="83" w:author="Fidino, Mason" w:date="2019-03-04T15:35:00Z">
        <w:r>
          <w:rPr>
            <w:rFonts w:eastAsiaTheme="minorEastAsia"/>
          </w:rPr>
          <w:t xml:space="preserve">Does lure increase the number of photographs of a </w:t>
        </w:r>
        <w:commentRangeStart w:id="84"/>
        <w:r>
          <w:rPr>
            <w:rFonts w:eastAsiaTheme="minorEastAsia"/>
          </w:rPr>
          <w:t>species</w:t>
        </w:r>
      </w:ins>
      <w:commentRangeEnd w:id="84"/>
      <w:ins w:id="85" w:author="Fidino, Mason" w:date="2019-03-05T09:39:00Z">
        <w:r w:rsidR="00642354">
          <w:rPr>
            <w:rStyle w:val="CommentReference"/>
          </w:rPr>
          <w:commentReference w:id="84"/>
        </w:r>
      </w:ins>
      <w:ins w:id="86" w:author="Fidino, Mason" w:date="2019-03-04T15:30:00Z">
        <w:r w:rsidR="005A39C3">
          <w:t>?</w:t>
        </w:r>
      </w:ins>
    </w:p>
    <w:p w14:paraId="6D2992B3" w14:textId="4FFD8BB0" w:rsidR="00DD13EE" w:rsidDel="00DD13EE" w:rsidRDefault="00DD13EE">
      <w:pPr>
        <w:rPr>
          <w:ins w:id="87" w:author="Fidino, Mason" w:date="2019-03-04T15:30:00Z"/>
          <w:del w:id="88" w:author="Fidino, Mason [2]" w:date="2019-03-11T10:03:00Z"/>
        </w:rPr>
        <w:pPrChange w:id="89" w:author="Fidino, Mason [2]" w:date="2019-03-11T10:00:00Z">
          <w:pPr>
            <w:pStyle w:val="ListParagraph"/>
            <w:numPr>
              <w:numId w:val="2"/>
            </w:numPr>
            <w:ind w:hanging="360"/>
          </w:pPr>
        </w:pPrChange>
      </w:pPr>
    </w:p>
    <w:p w14:paraId="352FB6A8" w14:textId="4A8480A7" w:rsidR="00642354" w:rsidDel="00DD13EE" w:rsidRDefault="00642354">
      <w:pPr>
        <w:rPr>
          <w:ins w:id="90" w:author="Fidino, Mason" w:date="2019-03-05T09:39:00Z"/>
          <w:del w:id="91" w:author="Fidino, Mason [2]" w:date="2019-03-11T10:00:00Z"/>
        </w:rPr>
      </w:pPr>
    </w:p>
    <w:p w14:paraId="6831EE5F" w14:textId="5C95986F" w:rsidR="00F778A5" w:rsidRPr="00F778A5" w:rsidRDefault="00F778A5" w:rsidP="0091115B">
      <w:pPr>
        <w:pStyle w:val="Heading1"/>
        <w:rPr>
          <w:b w:val="0"/>
        </w:rPr>
      </w:pPr>
      <w:r w:rsidRPr="00F778A5">
        <w:t>Methods</w:t>
      </w:r>
    </w:p>
    <w:p w14:paraId="7205B2A9" w14:textId="12CA2EA6" w:rsidR="00F778A5" w:rsidRDefault="00F778A5" w:rsidP="0091115B">
      <w:pPr>
        <w:pStyle w:val="Heading2"/>
      </w:pPr>
      <w:r w:rsidRPr="0087679E">
        <w:t>Study area and site selection</w:t>
      </w:r>
    </w:p>
    <w:p w14:paraId="0BDD71C7" w14:textId="7D0C4A37" w:rsidR="008E723B" w:rsidRPr="006D4BD8" w:rsidRDefault="008E723B" w:rsidP="00315DD2">
      <w:pPr>
        <w:pStyle w:val="Heading2"/>
        <w:rPr>
          <w:ins w:id="92" w:author="Fidino, Mason" w:date="2019-02-20T15:53:00Z"/>
          <w:rFonts w:asciiTheme="minorHAnsi" w:hAnsiTheme="minorHAnsi" w:cstheme="minorHAnsi"/>
          <w:b w:val="0"/>
          <w:sz w:val="22"/>
          <w:szCs w:val="22"/>
        </w:rPr>
      </w:pPr>
      <w:r w:rsidRPr="006D4BD8">
        <w:rPr>
          <w:rFonts w:asciiTheme="minorHAnsi" w:hAnsiTheme="minorHAnsi" w:cstheme="minorHAnsi"/>
          <w:b w:val="0"/>
          <w:sz w:val="22"/>
          <w:szCs w:val="22"/>
        </w:rPr>
        <w:t>This study was conducted in</w:t>
      </w:r>
      <w:ins w:id="93" w:author="Fidino, Mason" w:date="2019-02-19T15:04:00Z">
        <w:r w:rsidRPr="006D4BD8">
          <w:rPr>
            <w:rFonts w:asciiTheme="minorHAnsi" w:hAnsiTheme="minorHAnsi" w:cstheme="minorHAnsi"/>
            <w:b w:val="0"/>
            <w:sz w:val="22"/>
            <w:szCs w:val="22"/>
          </w:rPr>
          <w:t xml:space="preserve"> northeastern Illinois within</w:t>
        </w:r>
      </w:ins>
      <w:r w:rsidRPr="006D4BD8">
        <w:rPr>
          <w:rFonts w:asciiTheme="minorHAnsi" w:hAnsiTheme="minorHAnsi" w:cstheme="minorHAnsi"/>
          <w:b w:val="0"/>
          <w:sz w:val="22"/>
          <w:szCs w:val="22"/>
        </w:rPr>
        <w:t xml:space="preserve"> the </w:t>
      </w:r>
      <w:del w:id="94" w:author="Fidino, Mason" w:date="2019-02-21T10:54:00Z">
        <w:r w:rsidRPr="006D4BD8" w:rsidDel="00144C0D">
          <w:rPr>
            <w:rFonts w:asciiTheme="minorHAnsi" w:hAnsiTheme="minorHAnsi" w:cstheme="minorHAnsi"/>
            <w:b w:val="0"/>
            <w:sz w:val="22"/>
            <w:szCs w:val="22"/>
          </w:rPr>
          <w:delText xml:space="preserve">greater </w:delText>
        </w:r>
      </w:del>
      <w:r w:rsidRPr="006D4BD8">
        <w:rPr>
          <w:rFonts w:asciiTheme="minorHAnsi" w:hAnsiTheme="minorHAnsi" w:cstheme="minorHAnsi"/>
          <w:b w:val="0"/>
          <w:sz w:val="22"/>
          <w:szCs w:val="22"/>
        </w:rPr>
        <w:t>Chicago metropolitan area</w:t>
      </w:r>
      <w:ins w:id="95" w:author="Fidino, Mason" w:date="2019-02-19T15:12:00Z">
        <w:r w:rsidR="00E338BD" w:rsidRPr="006D4BD8">
          <w:rPr>
            <w:rFonts w:asciiTheme="minorHAnsi" w:hAnsiTheme="minorHAnsi" w:cstheme="minorHAnsi"/>
            <w:b w:val="0"/>
            <w:sz w:val="22"/>
            <w:szCs w:val="22"/>
          </w:rPr>
          <w:t xml:space="preserve"> (hereafter Chicagoland)</w:t>
        </w:r>
      </w:ins>
      <w:ins w:id="96" w:author="Fidino, Mason" w:date="2019-02-19T15:08:00Z">
        <w:r w:rsidRPr="006D4BD8">
          <w:rPr>
            <w:rFonts w:asciiTheme="minorHAnsi" w:hAnsiTheme="minorHAnsi" w:cstheme="minorHAnsi"/>
            <w:b w:val="0"/>
            <w:sz w:val="22"/>
            <w:szCs w:val="22"/>
          </w:rPr>
          <w:t>.</w:t>
        </w:r>
      </w:ins>
      <w:ins w:id="97" w:author="Fidino, Mason" w:date="2019-02-19T15:10:00Z">
        <w:r w:rsidR="00E338BD" w:rsidRPr="006D4BD8">
          <w:rPr>
            <w:rFonts w:asciiTheme="minorHAnsi" w:hAnsiTheme="minorHAnsi" w:cstheme="minorHAnsi"/>
            <w:b w:val="0"/>
            <w:sz w:val="22"/>
            <w:szCs w:val="22"/>
          </w:rPr>
          <w:t xml:space="preserve"> </w:t>
        </w:r>
      </w:ins>
      <w:ins w:id="98" w:author="Fidino, Mason" w:date="2019-02-19T15:11:00Z">
        <w:r w:rsidR="00E338BD" w:rsidRPr="006D4BD8">
          <w:rPr>
            <w:rFonts w:asciiTheme="minorHAnsi" w:hAnsiTheme="minorHAnsi" w:cstheme="minorHAnsi"/>
            <w:b w:val="0"/>
            <w:sz w:val="22"/>
            <w:szCs w:val="22"/>
          </w:rPr>
          <w:t>T</w:t>
        </w:r>
      </w:ins>
      <w:ins w:id="99" w:author="Fidino, Mason" w:date="2019-02-19T15:10:00Z">
        <w:r w:rsidR="00E338BD" w:rsidRPr="006D4BD8">
          <w:rPr>
            <w:rFonts w:asciiTheme="minorHAnsi" w:hAnsiTheme="minorHAnsi" w:cstheme="minorHAnsi"/>
            <w:b w:val="0"/>
            <w:sz w:val="22"/>
            <w:szCs w:val="22"/>
          </w:rPr>
          <w:t xml:space="preserve">he third largest metropolitan area in the United States, </w:t>
        </w:r>
      </w:ins>
      <w:ins w:id="100" w:author="Fidino, Mason" w:date="2019-02-19T15:12:00Z">
        <w:r w:rsidR="00E338BD" w:rsidRPr="006D4BD8">
          <w:rPr>
            <w:rFonts w:asciiTheme="minorHAnsi" w:hAnsiTheme="minorHAnsi" w:cstheme="minorHAnsi"/>
            <w:b w:val="0"/>
            <w:sz w:val="22"/>
            <w:szCs w:val="22"/>
          </w:rPr>
          <w:t>Chicagoland</w:t>
        </w:r>
      </w:ins>
      <w:ins w:id="101" w:author="Fidino, Mason" w:date="2019-02-19T15:10:00Z">
        <w:r w:rsidR="00E338BD" w:rsidRPr="006D4BD8">
          <w:rPr>
            <w:rFonts w:asciiTheme="minorHAnsi" w:hAnsiTheme="minorHAnsi" w:cstheme="minorHAnsi"/>
            <w:b w:val="0"/>
            <w:sz w:val="22"/>
            <w:szCs w:val="22"/>
          </w:rPr>
          <w:t xml:space="preserve"> contains</w:t>
        </w:r>
      </w:ins>
      <w:ins w:id="102" w:author="Fidino, Mason" w:date="2019-02-19T15:11:00Z">
        <w:r w:rsidR="00E338BD" w:rsidRPr="006D4BD8">
          <w:rPr>
            <w:rFonts w:asciiTheme="minorHAnsi" w:hAnsiTheme="minorHAnsi" w:cstheme="minorHAnsi"/>
            <w:b w:val="0"/>
            <w:sz w:val="22"/>
            <w:szCs w:val="22"/>
          </w:rPr>
          <w:t xml:space="preserve"> an estimated population of 9.5 million residents, 28% of which live within the city of Chicago itself</w:t>
        </w:r>
      </w:ins>
      <w:ins w:id="103" w:author="Fidino, Mason" w:date="2019-02-19T15:12:00Z">
        <w:r w:rsidR="00E338BD" w:rsidRPr="006D4BD8">
          <w:rPr>
            <w:rFonts w:asciiTheme="minorHAnsi" w:hAnsiTheme="minorHAnsi" w:cstheme="minorHAnsi"/>
            <w:b w:val="0"/>
            <w:sz w:val="22"/>
            <w:szCs w:val="22"/>
          </w:rPr>
          <w:t xml:space="preserve"> (U.S. Census, 2013a)</w:t>
        </w:r>
      </w:ins>
      <w:r w:rsidRPr="006D4BD8">
        <w:rPr>
          <w:rFonts w:asciiTheme="minorHAnsi" w:hAnsiTheme="minorHAnsi" w:cstheme="minorHAnsi"/>
          <w:b w:val="0"/>
          <w:sz w:val="22"/>
          <w:szCs w:val="22"/>
        </w:rPr>
        <w:t>.</w:t>
      </w:r>
      <w:ins w:id="104" w:author="Fidino, Mason" w:date="2019-02-19T15:05:00Z">
        <w:r w:rsidRPr="006D4BD8">
          <w:rPr>
            <w:rFonts w:asciiTheme="minorHAnsi" w:hAnsiTheme="minorHAnsi" w:cstheme="minorHAnsi"/>
            <w:b w:val="0"/>
            <w:sz w:val="22"/>
            <w:szCs w:val="22"/>
          </w:rPr>
          <w:t xml:space="preserve"> </w:t>
        </w:r>
      </w:ins>
      <w:ins w:id="105" w:author="Fidino, Mason" w:date="2019-02-20T15:54:00Z">
        <w:r w:rsidR="00A207E4">
          <w:rPr>
            <w:rFonts w:asciiTheme="minorHAnsi" w:hAnsiTheme="minorHAnsi" w:cstheme="minorHAnsi"/>
            <w:b w:val="0"/>
            <w:sz w:val="22"/>
            <w:szCs w:val="22"/>
          </w:rPr>
          <w:t>For this study w</w:t>
        </w:r>
      </w:ins>
      <w:ins w:id="106" w:author="Fidino, Mason" w:date="2019-02-19T15:40:00Z">
        <w:r w:rsidR="007440C6" w:rsidRPr="006D4BD8">
          <w:rPr>
            <w:rFonts w:asciiTheme="minorHAnsi" w:hAnsiTheme="minorHAnsi" w:cstheme="minorHAnsi"/>
            <w:b w:val="0"/>
            <w:sz w:val="22"/>
            <w:szCs w:val="22"/>
          </w:rPr>
          <w:t xml:space="preserve">e randomly selected 20 </w:t>
        </w:r>
      </w:ins>
      <w:ins w:id="107" w:author="Fidino, Mason" w:date="2019-02-19T15:47:00Z">
        <w:r w:rsidR="00315DD2" w:rsidRPr="006D4BD8">
          <w:rPr>
            <w:rFonts w:asciiTheme="minorHAnsi" w:hAnsiTheme="minorHAnsi" w:cstheme="minorHAnsi"/>
            <w:b w:val="0"/>
            <w:sz w:val="22"/>
            <w:szCs w:val="22"/>
          </w:rPr>
          <w:t>locations</w:t>
        </w:r>
      </w:ins>
      <w:ins w:id="108" w:author="Fidino, Mason" w:date="2019-02-19T15:53:00Z">
        <w:r w:rsidR="00315DD2" w:rsidRPr="006D4BD8">
          <w:rPr>
            <w:rFonts w:asciiTheme="minorHAnsi" w:hAnsiTheme="minorHAnsi" w:cstheme="minorHAnsi"/>
            <w:b w:val="0"/>
            <w:sz w:val="22"/>
            <w:szCs w:val="22"/>
          </w:rPr>
          <w:t xml:space="preserve"> within </w:t>
        </w:r>
      </w:ins>
      <w:ins w:id="109" w:author="Fidino, Mason" w:date="2019-02-19T16:02:00Z">
        <w:r w:rsidR="009F469B" w:rsidRPr="006D4BD8">
          <w:rPr>
            <w:rFonts w:asciiTheme="minorHAnsi" w:hAnsiTheme="minorHAnsi" w:cstheme="minorHAnsi"/>
            <w:b w:val="0"/>
            <w:sz w:val="22"/>
            <w:szCs w:val="22"/>
          </w:rPr>
          <w:t xml:space="preserve">forest preserves </w:t>
        </w:r>
      </w:ins>
      <w:ins w:id="110" w:author="Fidino, Mason" w:date="2019-02-19T15:41:00Z">
        <w:r w:rsidR="007440C6" w:rsidRPr="006D4BD8">
          <w:rPr>
            <w:rFonts w:asciiTheme="minorHAnsi" w:hAnsiTheme="minorHAnsi" w:cstheme="minorHAnsi"/>
            <w:b w:val="0"/>
            <w:sz w:val="22"/>
            <w:szCs w:val="22"/>
          </w:rPr>
          <w:t>southwest of downtown Chicago in DuPage and Cook County</w:t>
        </w:r>
      </w:ins>
      <w:ins w:id="111" w:author="Fidino, Mason" w:date="2019-02-19T15:47:00Z">
        <w:r w:rsidR="00315DD2" w:rsidRPr="006D4BD8">
          <w:rPr>
            <w:rFonts w:asciiTheme="minorHAnsi" w:hAnsiTheme="minorHAnsi" w:cstheme="minorHAnsi"/>
            <w:b w:val="0"/>
            <w:sz w:val="22"/>
            <w:szCs w:val="22"/>
          </w:rPr>
          <w:t xml:space="preserve">. These locations (hereafter sampling units) were a minimum of 1 km </w:t>
        </w:r>
      </w:ins>
      <w:ins w:id="112" w:author="Fidino, Mason" w:date="2019-02-19T15:48:00Z">
        <w:r w:rsidR="00315DD2" w:rsidRPr="006D4BD8">
          <w:rPr>
            <w:rFonts w:asciiTheme="minorHAnsi" w:hAnsiTheme="minorHAnsi" w:cstheme="minorHAnsi"/>
            <w:b w:val="0"/>
            <w:sz w:val="22"/>
            <w:szCs w:val="22"/>
          </w:rPr>
          <w:t xml:space="preserve">apart from one another, and therefore a sufficiently large </w:t>
        </w:r>
      </w:ins>
      <w:ins w:id="113" w:author="Fidino, Mason" w:date="2019-02-19T16:02:00Z">
        <w:r w:rsidR="009F469B" w:rsidRPr="006D4BD8">
          <w:rPr>
            <w:rFonts w:asciiTheme="minorHAnsi" w:hAnsiTheme="minorHAnsi" w:cstheme="minorHAnsi"/>
            <w:b w:val="0"/>
            <w:sz w:val="22"/>
            <w:szCs w:val="22"/>
          </w:rPr>
          <w:t>forest preserve</w:t>
        </w:r>
      </w:ins>
      <w:ins w:id="114" w:author="Fidino, Mason" w:date="2019-02-19T15:48:00Z">
        <w:r w:rsidR="00315DD2" w:rsidRPr="006D4BD8">
          <w:rPr>
            <w:rFonts w:asciiTheme="minorHAnsi" w:hAnsiTheme="minorHAnsi" w:cstheme="minorHAnsi"/>
            <w:b w:val="0"/>
            <w:sz w:val="22"/>
            <w:szCs w:val="22"/>
          </w:rPr>
          <w:t xml:space="preserve"> could host multiple sampling units (Figure 1).</w:t>
        </w:r>
      </w:ins>
      <w:ins w:id="115" w:author="Fidino, Mason" w:date="2019-02-19T15:41:00Z">
        <w:r w:rsidR="007440C6" w:rsidRPr="006D4BD8">
          <w:rPr>
            <w:rFonts w:asciiTheme="minorHAnsi" w:hAnsiTheme="minorHAnsi" w:cstheme="minorHAnsi"/>
            <w:b w:val="0"/>
            <w:sz w:val="22"/>
            <w:szCs w:val="22"/>
          </w:rPr>
          <w:t xml:space="preserve"> </w:t>
        </w:r>
      </w:ins>
      <w:ins w:id="116" w:author="Fidino, Mason" w:date="2019-02-19T16:03:00Z">
        <w:r w:rsidR="009F469B" w:rsidRPr="006D4BD8">
          <w:rPr>
            <w:rFonts w:asciiTheme="minorHAnsi" w:hAnsiTheme="minorHAnsi" w:cstheme="minorHAnsi"/>
            <w:b w:val="0"/>
            <w:sz w:val="22"/>
            <w:szCs w:val="22"/>
          </w:rPr>
          <w:t>Chicagoland f</w:t>
        </w:r>
      </w:ins>
      <w:ins w:id="117" w:author="Fidino, Mason" w:date="2019-02-19T16:02:00Z">
        <w:r w:rsidR="009F469B" w:rsidRPr="006D4BD8">
          <w:rPr>
            <w:rFonts w:asciiTheme="minorHAnsi" w:hAnsiTheme="minorHAnsi" w:cstheme="minorHAnsi"/>
            <w:b w:val="0"/>
            <w:sz w:val="22"/>
            <w:szCs w:val="22"/>
          </w:rPr>
          <w:t>orest preserves</w:t>
        </w:r>
      </w:ins>
      <w:ins w:id="118" w:author="Fidino, Mason" w:date="2019-02-19T15:49:00Z">
        <w:r w:rsidR="00315DD2" w:rsidRPr="006D4BD8">
          <w:rPr>
            <w:rFonts w:asciiTheme="minorHAnsi" w:hAnsiTheme="minorHAnsi" w:cstheme="minorHAnsi"/>
            <w:b w:val="0"/>
            <w:sz w:val="22"/>
            <w:szCs w:val="22"/>
          </w:rPr>
          <w:t xml:space="preserve"> were selected instead of other types of urban green space (e.g., city parks) </w:t>
        </w:r>
      </w:ins>
      <w:ins w:id="119" w:author="Fidino, Mason" w:date="2019-02-20T10:50:00Z">
        <w:r w:rsidR="00F2258B" w:rsidRPr="006D4BD8">
          <w:rPr>
            <w:rFonts w:asciiTheme="minorHAnsi" w:hAnsiTheme="minorHAnsi" w:cstheme="minorHAnsi"/>
            <w:b w:val="0"/>
            <w:sz w:val="22"/>
            <w:szCs w:val="22"/>
          </w:rPr>
          <w:t xml:space="preserve">because </w:t>
        </w:r>
      </w:ins>
      <w:ins w:id="120" w:author="Fidino, Mason" w:date="2019-02-19T16:03:00Z">
        <w:r w:rsidR="009F469B" w:rsidRPr="006D4BD8">
          <w:rPr>
            <w:rFonts w:asciiTheme="minorHAnsi" w:hAnsiTheme="minorHAnsi" w:cstheme="minorHAnsi"/>
            <w:b w:val="0"/>
            <w:sz w:val="22"/>
            <w:szCs w:val="22"/>
          </w:rPr>
          <w:t xml:space="preserve">they </w:t>
        </w:r>
      </w:ins>
      <w:ins w:id="121" w:author="Fidino, Mason" w:date="2019-02-19T15:49:00Z">
        <w:r w:rsidR="00315DD2" w:rsidRPr="006D4BD8">
          <w:rPr>
            <w:rFonts w:asciiTheme="minorHAnsi" w:hAnsiTheme="minorHAnsi" w:cstheme="minorHAnsi"/>
            <w:b w:val="0"/>
            <w:sz w:val="22"/>
            <w:szCs w:val="22"/>
          </w:rPr>
          <w:t>have the greatest</w:t>
        </w:r>
      </w:ins>
      <w:ins w:id="122" w:author="Fidino, Mason" w:date="2019-02-19T15:50:00Z">
        <w:r w:rsidR="00315DD2" w:rsidRPr="006D4BD8">
          <w:rPr>
            <w:rFonts w:asciiTheme="minorHAnsi" w:hAnsiTheme="minorHAnsi" w:cstheme="minorHAnsi"/>
            <w:b w:val="0"/>
            <w:sz w:val="22"/>
            <w:szCs w:val="22"/>
          </w:rPr>
          <w:t xml:space="preserve"> mammalian species richness</w:t>
        </w:r>
      </w:ins>
      <w:ins w:id="123" w:author="Fidino, Mason" w:date="2019-02-19T15:55:00Z">
        <w:r w:rsidR="00315DD2" w:rsidRPr="006D4BD8">
          <w:rPr>
            <w:rFonts w:asciiTheme="minorHAnsi" w:hAnsiTheme="minorHAnsi" w:cstheme="minorHAnsi"/>
            <w:b w:val="0"/>
            <w:sz w:val="22"/>
            <w:szCs w:val="22"/>
          </w:rPr>
          <w:t xml:space="preserve"> </w:t>
        </w:r>
      </w:ins>
      <w:ins w:id="124" w:author="Fidino, Mason" w:date="2019-02-21T10:55:00Z">
        <w:r w:rsidR="00144C0D">
          <w:rPr>
            <w:rFonts w:asciiTheme="minorHAnsi" w:hAnsiTheme="minorHAnsi" w:cstheme="minorHAnsi"/>
            <w:b w:val="0"/>
            <w:sz w:val="22"/>
            <w:szCs w:val="22"/>
          </w:rPr>
          <w:t>and</w:t>
        </w:r>
      </w:ins>
      <w:ins w:id="125" w:author="Fidino, Mason" w:date="2019-02-21T15:20:00Z">
        <w:r w:rsidR="003B697F">
          <w:rPr>
            <w:rFonts w:asciiTheme="minorHAnsi" w:hAnsiTheme="minorHAnsi" w:cstheme="minorHAnsi"/>
            <w:b w:val="0"/>
            <w:sz w:val="22"/>
            <w:szCs w:val="22"/>
          </w:rPr>
          <w:t xml:space="preserve"> highest</w:t>
        </w:r>
      </w:ins>
      <w:ins w:id="126" w:author="Fidino, Mason" w:date="2019-02-21T10:55:00Z">
        <w:r w:rsidR="00144C0D">
          <w:rPr>
            <w:rFonts w:asciiTheme="minorHAnsi" w:hAnsiTheme="minorHAnsi" w:cstheme="minorHAnsi"/>
            <w:b w:val="0"/>
            <w:sz w:val="22"/>
            <w:szCs w:val="22"/>
          </w:rPr>
          <w:t xml:space="preserve"> occupancy rates</w:t>
        </w:r>
      </w:ins>
      <w:ins w:id="127" w:author="Fidino, Mason" w:date="2019-02-21T15:21:00Z">
        <w:r w:rsidR="003B697F">
          <w:rPr>
            <w:rFonts w:asciiTheme="minorHAnsi" w:hAnsiTheme="minorHAnsi" w:cstheme="minorHAnsi"/>
            <w:b w:val="0"/>
            <w:sz w:val="22"/>
            <w:szCs w:val="22"/>
          </w:rPr>
          <w:t xml:space="preserve"> of common mammals</w:t>
        </w:r>
      </w:ins>
      <w:ins w:id="128" w:author="Fidino, Mason" w:date="2019-02-21T10:55:00Z">
        <w:r w:rsidR="00144C0D">
          <w:rPr>
            <w:rFonts w:asciiTheme="minorHAnsi" w:hAnsiTheme="minorHAnsi" w:cstheme="minorHAnsi"/>
            <w:b w:val="0"/>
            <w:sz w:val="22"/>
            <w:szCs w:val="22"/>
          </w:rPr>
          <w:t xml:space="preserve"> </w:t>
        </w:r>
      </w:ins>
      <w:ins w:id="129" w:author="Fidino, Mason" w:date="2019-02-19T15:55:00Z">
        <w:r w:rsidR="00315DD2" w:rsidRPr="006D4BD8">
          <w:rPr>
            <w:rFonts w:asciiTheme="minorHAnsi" w:hAnsiTheme="minorHAnsi" w:cstheme="minorHAnsi"/>
            <w:b w:val="0"/>
            <w:sz w:val="22"/>
            <w:szCs w:val="22"/>
          </w:rPr>
          <w:t xml:space="preserve">(Gallo et al. 2017). </w:t>
        </w:r>
      </w:ins>
      <w:ins w:id="130" w:author="Fidino, Mason" w:date="2019-02-19T15:56:00Z">
        <w:r w:rsidR="00315DD2" w:rsidRPr="006D4BD8">
          <w:rPr>
            <w:rFonts w:asciiTheme="minorHAnsi" w:hAnsiTheme="minorHAnsi" w:cstheme="minorHAnsi"/>
            <w:b w:val="0"/>
            <w:sz w:val="22"/>
            <w:szCs w:val="22"/>
          </w:rPr>
          <w:t>Therefore</w:t>
        </w:r>
      </w:ins>
      <w:ins w:id="131" w:author="Fidino, Mason" w:date="2019-02-19T15:55:00Z">
        <w:r w:rsidR="00315DD2" w:rsidRPr="006D4BD8">
          <w:rPr>
            <w:rFonts w:asciiTheme="minorHAnsi" w:hAnsiTheme="minorHAnsi" w:cstheme="minorHAnsi"/>
            <w:b w:val="0"/>
            <w:sz w:val="22"/>
            <w:szCs w:val="22"/>
          </w:rPr>
          <w:t xml:space="preserve">, Chicagoland </w:t>
        </w:r>
      </w:ins>
      <w:ins w:id="132" w:author="Fidino, Mason" w:date="2019-02-19T16:03:00Z">
        <w:r w:rsidR="009F469B" w:rsidRPr="006D4BD8">
          <w:rPr>
            <w:rFonts w:asciiTheme="minorHAnsi" w:hAnsiTheme="minorHAnsi" w:cstheme="minorHAnsi"/>
            <w:b w:val="0"/>
            <w:sz w:val="22"/>
            <w:szCs w:val="22"/>
          </w:rPr>
          <w:t>forest preserves</w:t>
        </w:r>
      </w:ins>
      <w:ins w:id="133" w:author="Fidino, Mason" w:date="2019-02-19T15:54:00Z">
        <w:r w:rsidR="00315DD2" w:rsidRPr="006D4BD8">
          <w:rPr>
            <w:rFonts w:asciiTheme="minorHAnsi" w:hAnsiTheme="minorHAnsi" w:cstheme="minorHAnsi"/>
            <w:b w:val="0"/>
            <w:sz w:val="22"/>
            <w:szCs w:val="22"/>
          </w:rPr>
          <w:t xml:space="preserve"> </w:t>
        </w:r>
      </w:ins>
      <w:ins w:id="134" w:author="Fidino, Mason" w:date="2019-02-19T15:56:00Z">
        <w:r w:rsidR="00315DD2" w:rsidRPr="006D4BD8">
          <w:rPr>
            <w:rFonts w:asciiTheme="minorHAnsi" w:hAnsiTheme="minorHAnsi" w:cstheme="minorHAnsi"/>
            <w:b w:val="0"/>
            <w:sz w:val="22"/>
            <w:szCs w:val="22"/>
          </w:rPr>
          <w:t xml:space="preserve">likely </w:t>
        </w:r>
      </w:ins>
      <w:ins w:id="135" w:author="Fidino, Mason" w:date="2019-02-19T15:54:00Z">
        <w:r w:rsidR="00315DD2" w:rsidRPr="006D4BD8">
          <w:rPr>
            <w:rFonts w:asciiTheme="minorHAnsi" w:hAnsiTheme="minorHAnsi" w:cstheme="minorHAnsi"/>
            <w:b w:val="0"/>
            <w:sz w:val="22"/>
            <w:szCs w:val="22"/>
          </w:rPr>
          <w:t xml:space="preserve">represent </w:t>
        </w:r>
      </w:ins>
      <w:ins w:id="136" w:author="Fidino, Mason" w:date="2019-02-19T15:55:00Z">
        <w:r w:rsidR="00315DD2" w:rsidRPr="006D4BD8">
          <w:rPr>
            <w:rFonts w:asciiTheme="minorHAnsi" w:hAnsiTheme="minorHAnsi" w:cstheme="minorHAnsi"/>
            <w:b w:val="0"/>
            <w:sz w:val="22"/>
            <w:szCs w:val="22"/>
          </w:rPr>
          <w:t xml:space="preserve">the </w:t>
        </w:r>
      </w:ins>
      <w:ins w:id="137" w:author="Fidino, Mason" w:date="2019-02-21T10:55:00Z">
        <w:r w:rsidR="00144C0D">
          <w:rPr>
            <w:rFonts w:asciiTheme="minorHAnsi" w:hAnsiTheme="minorHAnsi" w:cstheme="minorHAnsi"/>
            <w:b w:val="0"/>
            <w:sz w:val="22"/>
            <w:szCs w:val="22"/>
          </w:rPr>
          <w:t>ideal</w:t>
        </w:r>
      </w:ins>
      <w:ins w:id="138" w:author="Fidino, Mason" w:date="2019-02-19T15:55:00Z">
        <w:r w:rsidR="00315DD2" w:rsidRPr="006D4BD8">
          <w:rPr>
            <w:rFonts w:asciiTheme="minorHAnsi" w:hAnsiTheme="minorHAnsi" w:cstheme="minorHAnsi"/>
            <w:b w:val="0"/>
            <w:sz w:val="22"/>
            <w:szCs w:val="22"/>
          </w:rPr>
          <w:t xml:space="preserve"> </w:t>
        </w:r>
      </w:ins>
      <w:ins w:id="139" w:author="Fidino, Mason" w:date="2019-02-19T15:56:00Z">
        <w:r w:rsidR="00315DD2" w:rsidRPr="006D4BD8">
          <w:rPr>
            <w:rFonts w:asciiTheme="minorHAnsi" w:hAnsiTheme="minorHAnsi" w:cstheme="minorHAnsi"/>
            <w:b w:val="0"/>
            <w:sz w:val="22"/>
            <w:szCs w:val="22"/>
          </w:rPr>
          <w:t xml:space="preserve">green space </w:t>
        </w:r>
      </w:ins>
      <w:ins w:id="140" w:author="Fidino, Mason" w:date="2019-02-19T15:55:00Z">
        <w:r w:rsidR="00315DD2" w:rsidRPr="006D4BD8">
          <w:rPr>
            <w:rFonts w:asciiTheme="minorHAnsi" w:hAnsiTheme="minorHAnsi" w:cstheme="minorHAnsi"/>
            <w:b w:val="0"/>
            <w:sz w:val="22"/>
            <w:szCs w:val="22"/>
          </w:rPr>
          <w:t>to quantify the effect of lure on mammal detection probability.</w:t>
        </w:r>
      </w:ins>
      <w:ins w:id="141" w:author="Fidino, Mason" w:date="2019-02-19T15:50:00Z">
        <w:r w:rsidR="00315DD2" w:rsidRPr="006D4BD8">
          <w:rPr>
            <w:rFonts w:asciiTheme="minorHAnsi" w:hAnsiTheme="minorHAnsi" w:cstheme="minorHAnsi"/>
            <w:b w:val="0"/>
            <w:sz w:val="22"/>
            <w:szCs w:val="22"/>
          </w:rPr>
          <w:t xml:space="preserve"> </w:t>
        </w:r>
      </w:ins>
    </w:p>
    <w:p w14:paraId="680EF7EB" w14:textId="77777777" w:rsidR="00A207E4" w:rsidRPr="00311EE7" w:rsidRDefault="00A207E4" w:rsidP="006D4BD8">
      <w:pPr>
        <w:rPr>
          <w:ins w:id="142" w:author="Fidino, Mason" w:date="2019-02-20T11:04:00Z"/>
        </w:rPr>
      </w:pPr>
    </w:p>
    <w:p w14:paraId="61C26398" w14:textId="77777777" w:rsidR="00E604A9" w:rsidRDefault="009C2A97" w:rsidP="006D4BD8">
      <w:pPr>
        <w:keepNext/>
        <w:rPr>
          <w:ins w:id="143" w:author="Fidino, Mason" w:date="2019-02-20T15:49:00Z"/>
        </w:rPr>
      </w:pPr>
      <w:ins w:id="144" w:author="Fidino, Mason" w:date="2019-02-20T11:05:00Z">
        <w:r>
          <w:rPr>
            <w:noProof/>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ins>
    </w:p>
    <w:p w14:paraId="7BC71ABC" w14:textId="14CADBD1" w:rsidR="00F2258B" w:rsidRPr="00311EE7" w:rsidRDefault="00E604A9" w:rsidP="006D4BD8">
      <w:pPr>
        <w:pStyle w:val="Caption"/>
        <w:rPr>
          <w:ins w:id="145" w:author="Fidino, Mason" w:date="2019-02-20T15:49:00Z"/>
        </w:rPr>
      </w:pPr>
      <w:ins w:id="146" w:author="Fidino, Mason" w:date="2019-02-20T15:49:00Z">
        <w:r w:rsidRPr="006D4BD8">
          <w:rPr>
            <w:b/>
            <w:i w:val="0"/>
            <w:color w:val="auto"/>
            <w:sz w:val="22"/>
          </w:rPr>
          <w:t xml:space="preserve">Figure </w:t>
        </w:r>
        <w:r w:rsidRPr="006D4BD8">
          <w:rPr>
            <w:b/>
            <w:i w:val="0"/>
            <w:color w:val="auto"/>
            <w:sz w:val="22"/>
          </w:rPr>
          <w:fldChar w:fldCharType="begin"/>
        </w:r>
        <w:r w:rsidRPr="006D4BD8">
          <w:rPr>
            <w:b/>
            <w:i w:val="0"/>
            <w:color w:val="auto"/>
            <w:sz w:val="22"/>
          </w:rPr>
          <w:instrText xml:space="preserve"> SEQ Figure \* ARABIC </w:instrText>
        </w:r>
      </w:ins>
      <w:r w:rsidRPr="006D4BD8">
        <w:rPr>
          <w:b/>
          <w:i w:val="0"/>
          <w:color w:val="auto"/>
          <w:sz w:val="22"/>
        </w:rPr>
        <w:fldChar w:fldCharType="separate"/>
      </w:r>
      <w:ins w:id="147" w:author="Fidino, Mason" w:date="2019-02-20T15:49:00Z">
        <w:r w:rsidRPr="006D4BD8">
          <w:rPr>
            <w:b/>
            <w:i w:val="0"/>
            <w:noProof/>
            <w:color w:val="auto"/>
            <w:sz w:val="22"/>
          </w:rPr>
          <w:t>1</w:t>
        </w:r>
        <w:r w:rsidRPr="006D4BD8">
          <w:rPr>
            <w:b/>
            <w:i w:val="0"/>
            <w:color w:val="auto"/>
            <w:sz w:val="22"/>
          </w:rPr>
          <w:fldChar w:fldCharType="end"/>
        </w:r>
        <w:r w:rsidRPr="006D4BD8">
          <w:rPr>
            <w:b/>
            <w:i w:val="0"/>
            <w:color w:val="auto"/>
            <w:sz w:val="22"/>
          </w:rPr>
          <w:t>.</w:t>
        </w:r>
        <w:r w:rsidRPr="006D4BD8">
          <w:rPr>
            <w:i w:val="0"/>
            <w:color w:val="auto"/>
            <w:sz w:val="22"/>
          </w:rPr>
          <w:t xml:space="preserve"> </w:t>
        </w:r>
      </w:ins>
      <w:bookmarkStart w:id="148" w:name="_Hlk2672851"/>
      <w:ins w:id="149" w:author="Fidino, Mason" w:date="2019-02-20T15:50:00Z">
        <w:r w:rsidRPr="006D4BD8">
          <w:rPr>
            <w:i w:val="0"/>
            <w:color w:val="auto"/>
            <w:sz w:val="22"/>
          </w:rPr>
          <w:t xml:space="preserve">A total of 20 sampling units were selected </w:t>
        </w:r>
      </w:ins>
      <w:ins w:id="150" w:author="Fidino, Mason" w:date="2019-02-20T15:51:00Z">
        <w:r w:rsidR="009B1877" w:rsidRPr="006D4BD8">
          <w:rPr>
            <w:i w:val="0"/>
            <w:color w:val="auto"/>
            <w:sz w:val="22"/>
          </w:rPr>
          <w:t xml:space="preserve">inside forest preserves </w:t>
        </w:r>
      </w:ins>
      <w:ins w:id="151" w:author="Fidino, Mason" w:date="2019-02-20T15:50:00Z">
        <w:r w:rsidR="009B1877" w:rsidRPr="006D4BD8">
          <w:rPr>
            <w:i w:val="0"/>
            <w:color w:val="auto"/>
            <w:sz w:val="22"/>
          </w:rPr>
          <w:t>to the southwest of downtown Chicago, Illinois</w:t>
        </w:r>
        <w:bookmarkEnd w:id="148"/>
        <w:r w:rsidR="009B1877" w:rsidRPr="006D4BD8">
          <w:rPr>
            <w:i w:val="0"/>
            <w:color w:val="auto"/>
            <w:sz w:val="22"/>
          </w:rPr>
          <w:t xml:space="preserve">. Each sampling unit </w:t>
        </w:r>
      </w:ins>
      <w:ins w:id="152" w:author="Fidino, Mason" w:date="2019-02-21T14:08:00Z">
        <w:r w:rsidR="00140693">
          <w:rPr>
            <w:i w:val="0"/>
            <w:color w:val="auto"/>
            <w:sz w:val="22"/>
          </w:rPr>
          <w:t xml:space="preserve">consisted of </w:t>
        </w:r>
      </w:ins>
      <w:ins w:id="153" w:author="Fidino, Mason" w:date="2019-02-20T15:50:00Z">
        <w:r w:rsidR="009B1877" w:rsidRPr="006D4BD8">
          <w:rPr>
            <w:i w:val="0"/>
            <w:color w:val="auto"/>
            <w:sz w:val="22"/>
          </w:rPr>
          <w:t>two camera</w:t>
        </w:r>
      </w:ins>
      <w:ins w:id="154" w:author="Fidino, Mason" w:date="2019-02-21T14:08:00Z">
        <w:r w:rsidR="00140693">
          <w:rPr>
            <w:i w:val="0"/>
            <w:color w:val="auto"/>
            <w:sz w:val="22"/>
          </w:rPr>
          <w:t xml:space="preserve"> traps separated </w:t>
        </w:r>
      </w:ins>
      <w:ins w:id="155" w:author="Fidino, Mason" w:date="2019-02-21T14:09:00Z">
        <w:r w:rsidR="00140693">
          <w:rPr>
            <w:i w:val="0"/>
            <w:color w:val="auto"/>
            <w:sz w:val="22"/>
          </w:rPr>
          <w:t>by 100 m</w:t>
        </w:r>
      </w:ins>
      <w:ins w:id="156" w:author="Fidino, Mason" w:date="2019-02-20T15:51:00Z">
        <w:r w:rsidR="009B1877" w:rsidRPr="006D4BD8">
          <w:rPr>
            <w:i w:val="0"/>
            <w:color w:val="auto"/>
            <w:sz w:val="22"/>
          </w:rPr>
          <w:t>.</w:t>
        </w:r>
      </w:ins>
      <w:ins w:id="157" w:author="Fidino, Mason" w:date="2019-02-21T14:12:00Z">
        <w:r w:rsidR="00D43F2C">
          <w:rPr>
            <w:i w:val="0"/>
            <w:color w:val="auto"/>
            <w:sz w:val="22"/>
          </w:rPr>
          <w:t xml:space="preserve"> </w:t>
        </w:r>
      </w:ins>
      <w:ins w:id="158" w:author="Fidino, Mason" w:date="2019-02-21T14:13:00Z">
        <w:r w:rsidR="00D43F2C">
          <w:rPr>
            <w:i w:val="0"/>
            <w:color w:val="auto"/>
            <w:sz w:val="22"/>
          </w:rPr>
          <w:t>During each week of the 4</w:t>
        </w:r>
      </w:ins>
      <w:ins w:id="159" w:author="Fidino, Mason" w:date="2019-02-21T14:14:00Z">
        <w:r w:rsidR="00D43F2C">
          <w:rPr>
            <w:i w:val="0"/>
            <w:color w:val="auto"/>
            <w:sz w:val="22"/>
          </w:rPr>
          <w:t>-</w:t>
        </w:r>
      </w:ins>
      <w:ins w:id="160" w:author="Fidino, Mason" w:date="2019-02-21T14:13:00Z">
        <w:r w:rsidR="00D43F2C">
          <w:rPr>
            <w:i w:val="0"/>
            <w:color w:val="auto"/>
            <w:sz w:val="22"/>
          </w:rPr>
          <w:t>week study</w:t>
        </w:r>
      </w:ins>
      <w:ins w:id="161" w:author="Fidino, Mason" w:date="2019-02-21T14:12:00Z">
        <w:r w:rsidR="00D43F2C">
          <w:rPr>
            <w:i w:val="0"/>
            <w:color w:val="auto"/>
            <w:sz w:val="22"/>
          </w:rPr>
          <w:t xml:space="preserve"> </w:t>
        </w:r>
      </w:ins>
      <w:ins w:id="162" w:author="Fidino, Mason" w:date="2019-02-20T15:50:00Z">
        <w:r w:rsidR="009B1877" w:rsidRPr="006D4BD8">
          <w:rPr>
            <w:i w:val="0"/>
            <w:color w:val="auto"/>
            <w:sz w:val="22"/>
          </w:rPr>
          <w:t xml:space="preserve">a </w:t>
        </w:r>
      </w:ins>
      <w:ins w:id="163" w:author="Fidino, Mason" w:date="2019-02-21T14:09:00Z">
        <w:r w:rsidR="00D43F2C">
          <w:rPr>
            <w:i w:val="0"/>
            <w:color w:val="auto"/>
            <w:sz w:val="22"/>
          </w:rPr>
          <w:t xml:space="preserve">different combination of </w:t>
        </w:r>
      </w:ins>
      <w:ins w:id="164" w:author="Fidino, Mason" w:date="2019-02-20T15:51:00Z">
        <w:r w:rsidR="009B1877" w:rsidRPr="006D4BD8">
          <w:rPr>
            <w:i w:val="0"/>
            <w:color w:val="auto"/>
            <w:sz w:val="22"/>
          </w:rPr>
          <w:t xml:space="preserve">lure </w:t>
        </w:r>
      </w:ins>
      <w:ins w:id="165" w:author="Fidino, Mason" w:date="2019-02-21T14:11:00Z">
        <w:r w:rsidR="00D43F2C">
          <w:rPr>
            <w:i w:val="0"/>
            <w:color w:val="auto"/>
            <w:sz w:val="22"/>
          </w:rPr>
          <w:t>or</w:t>
        </w:r>
      </w:ins>
      <w:ins w:id="166" w:author="Fidino, Mason" w:date="2019-02-21T14:10:00Z">
        <w:r w:rsidR="00D43F2C">
          <w:rPr>
            <w:i w:val="0"/>
            <w:color w:val="auto"/>
            <w:sz w:val="22"/>
          </w:rPr>
          <w:t xml:space="preserve"> </w:t>
        </w:r>
      </w:ins>
      <w:ins w:id="167" w:author="Fidino, Mason" w:date="2019-02-20T15:51:00Z">
        <w:r w:rsidR="009B1877" w:rsidRPr="006D4BD8">
          <w:rPr>
            <w:i w:val="0"/>
            <w:color w:val="auto"/>
            <w:sz w:val="22"/>
          </w:rPr>
          <w:t xml:space="preserve">non-lure control was placed in </w:t>
        </w:r>
      </w:ins>
      <w:ins w:id="168" w:author="Fidino, Mason" w:date="2019-02-21T14:10:00Z">
        <w:r w:rsidR="00D43F2C">
          <w:rPr>
            <w:i w:val="0"/>
            <w:color w:val="auto"/>
            <w:sz w:val="22"/>
          </w:rPr>
          <w:t>view</w:t>
        </w:r>
      </w:ins>
      <w:ins w:id="169" w:author="Fidino, Mason" w:date="2019-02-20T15:51:00Z">
        <w:r w:rsidR="009B1877" w:rsidRPr="006D4BD8">
          <w:rPr>
            <w:i w:val="0"/>
            <w:color w:val="auto"/>
            <w:sz w:val="22"/>
          </w:rPr>
          <w:t xml:space="preserve"> </w:t>
        </w:r>
      </w:ins>
      <w:ins w:id="170" w:author="Fidino, Mason" w:date="2019-02-21T14:14:00Z">
        <w:r w:rsidR="00D43F2C">
          <w:rPr>
            <w:i w:val="0"/>
            <w:color w:val="auto"/>
            <w:sz w:val="22"/>
          </w:rPr>
          <w:t>of the two</w:t>
        </w:r>
      </w:ins>
      <w:ins w:id="171" w:author="Fidino, Mason" w:date="2019-02-20T15:51:00Z">
        <w:r w:rsidR="009B1877" w:rsidRPr="006D4BD8">
          <w:rPr>
            <w:i w:val="0"/>
            <w:color w:val="auto"/>
            <w:sz w:val="22"/>
          </w:rPr>
          <w:t xml:space="preserve"> camera </w:t>
        </w:r>
      </w:ins>
      <w:ins w:id="172" w:author="Fidino, Mason" w:date="2019-02-21T14:09:00Z">
        <w:r w:rsidR="00140693">
          <w:rPr>
            <w:i w:val="0"/>
            <w:color w:val="auto"/>
            <w:sz w:val="22"/>
          </w:rPr>
          <w:t>trap</w:t>
        </w:r>
      </w:ins>
      <w:ins w:id="173" w:author="Fidino, Mason" w:date="2019-02-21T14:14:00Z">
        <w:r w:rsidR="00D43F2C">
          <w:rPr>
            <w:i w:val="0"/>
            <w:color w:val="auto"/>
            <w:sz w:val="22"/>
          </w:rPr>
          <w:t>s</w:t>
        </w:r>
      </w:ins>
      <w:ins w:id="174" w:author="Fidino, Mason" w:date="2019-02-21T14:09:00Z">
        <w:r w:rsidR="00D43F2C">
          <w:rPr>
            <w:i w:val="0"/>
            <w:color w:val="auto"/>
            <w:sz w:val="22"/>
          </w:rPr>
          <w:t xml:space="preserve"> </w:t>
        </w:r>
      </w:ins>
      <w:ins w:id="175" w:author="Fidino, Mason" w:date="2019-02-21T14:11:00Z">
        <w:r w:rsidR="00D43F2C">
          <w:rPr>
            <w:i w:val="0"/>
            <w:color w:val="auto"/>
            <w:sz w:val="22"/>
          </w:rPr>
          <w:t>within a sampling unit</w:t>
        </w:r>
      </w:ins>
      <w:ins w:id="176" w:author="Fidino, Mason" w:date="2019-02-20T15:51:00Z">
        <w:r w:rsidR="009B1877" w:rsidRPr="006D4BD8">
          <w:rPr>
            <w:i w:val="0"/>
            <w:color w:val="auto"/>
            <w:sz w:val="22"/>
          </w:rPr>
          <w:t>.</w:t>
        </w:r>
      </w:ins>
    </w:p>
    <w:p w14:paraId="2C6026A0" w14:textId="77777777" w:rsidR="00E604A9" w:rsidRDefault="00E604A9" w:rsidP="00F2258B">
      <w:pPr>
        <w:rPr>
          <w:ins w:id="177" w:author="Fidino, Mason" w:date="2019-02-20T11:04:00Z"/>
        </w:rPr>
      </w:pPr>
    </w:p>
    <w:p w14:paraId="007D0E28" w14:textId="63188857" w:rsidR="00F2258B" w:rsidRPr="00311EE7" w:rsidRDefault="00F2258B" w:rsidP="006D4BD8"/>
    <w:p w14:paraId="200F7A37" w14:textId="76541A80" w:rsidR="00144C0D" w:rsidRDefault="00F778A5">
      <w:pPr>
        <w:pStyle w:val="Heading2"/>
        <w:rPr>
          <w:ins w:id="178" w:author="Fidino, Mason [2]" w:date="2019-03-11T10:03:00Z"/>
        </w:rPr>
      </w:pPr>
      <w:r w:rsidRPr="0087679E">
        <w:t>Experimental design</w:t>
      </w:r>
    </w:p>
    <w:p w14:paraId="13898A01" w14:textId="77777777" w:rsidR="00DD13EE" w:rsidRPr="00DD13EE" w:rsidRDefault="00DD13EE">
      <w:pPr>
        <w:rPr>
          <w:ins w:id="179" w:author="Fidino, Mason" w:date="2019-02-20T16:28:00Z"/>
        </w:rPr>
        <w:pPrChange w:id="180" w:author="Fidino, Mason [2]" w:date="2019-03-11T10:03:00Z">
          <w:pPr>
            <w:pStyle w:val="Heading2"/>
          </w:pPr>
        </w:pPrChange>
      </w:pPr>
    </w:p>
    <w:p w14:paraId="43F27D4C" w14:textId="226E1C6F" w:rsidR="004365CF" w:rsidRDefault="00E8168D">
      <w:pPr>
        <w:rPr>
          <w:ins w:id="181" w:author="Fidino, Mason" w:date="2019-02-21T10:58:00Z"/>
        </w:rPr>
      </w:pPr>
      <w:ins w:id="182" w:author="Fidino, Mason" w:date="2019-02-20T16:28:00Z">
        <w:r>
          <w:t xml:space="preserve">Each sampling </w:t>
        </w:r>
      </w:ins>
      <w:ins w:id="183" w:author="Fidino, Mason" w:date="2019-02-20T16:29:00Z">
        <w:r>
          <w:t>unit consisted of two Bushnell motion-triggered infrared Trophy Cameras</w:t>
        </w:r>
      </w:ins>
      <w:ins w:id="184" w:author="Fidino, Mason" w:date="2019-02-20T16:32:00Z">
        <w:r>
          <w:t xml:space="preserve"> (hereafter camera traps)</w:t>
        </w:r>
      </w:ins>
      <w:ins w:id="185" w:author="Fidino, Mason" w:date="2019-02-20T16:29:00Z">
        <w:r>
          <w:t xml:space="preserve">. </w:t>
        </w:r>
      </w:ins>
      <w:ins w:id="186" w:author="Fidino, Mason" w:date="2019-02-20T16:30:00Z">
        <w:r>
          <w:t xml:space="preserve">After placing the first camera </w:t>
        </w:r>
      </w:ins>
      <w:ins w:id="187" w:author="Fidino, Mason" w:date="2019-02-20T16:32:00Z">
        <w:r>
          <w:t xml:space="preserve">trap </w:t>
        </w:r>
      </w:ins>
      <w:ins w:id="188" w:author="Fidino, Mason" w:date="2019-02-20T16:30:00Z">
        <w:r>
          <w:t xml:space="preserve">as close as possible to </w:t>
        </w:r>
      </w:ins>
      <w:ins w:id="189" w:author="Fidino, Mason" w:date="2019-02-21T15:22:00Z">
        <w:r w:rsidR="003B697F">
          <w:t xml:space="preserve">a sampling </w:t>
        </w:r>
        <w:proofErr w:type="gramStart"/>
        <w:r w:rsidR="003B697F">
          <w:lastRenderedPageBreak/>
          <w:t>units</w:t>
        </w:r>
        <w:proofErr w:type="gramEnd"/>
        <w:r w:rsidR="003B697F">
          <w:t xml:space="preserve"> location</w:t>
        </w:r>
      </w:ins>
      <w:ins w:id="190" w:author="Fidino, Mason" w:date="2019-02-20T16:30:00Z">
        <w:r>
          <w:t>, we walked 100 m in a random direction to set the second camera</w:t>
        </w:r>
      </w:ins>
      <w:ins w:id="191" w:author="Fidino, Mason" w:date="2019-02-20T16:32:00Z">
        <w:r>
          <w:t xml:space="preserve"> trap</w:t>
        </w:r>
      </w:ins>
      <w:ins w:id="192" w:author="Fidino, Mason" w:date="2019-02-20T16:30:00Z">
        <w:r>
          <w:t xml:space="preserve">. </w:t>
        </w:r>
      </w:ins>
      <w:ins w:id="193" w:author="Fidino, Mason" w:date="2019-02-21T15:22:00Z">
        <w:r w:rsidR="003B697F">
          <w:t>Additionally, c</w:t>
        </w:r>
      </w:ins>
      <w:ins w:id="194" w:author="Fidino, Mason" w:date="2019-02-20T16:30:00Z">
        <w:r>
          <w:t>amera</w:t>
        </w:r>
      </w:ins>
      <w:ins w:id="195" w:author="Fidino, Mason" w:date="2019-02-20T16:32:00Z">
        <w:r>
          <w:t xml:space="preserve"> traps</w:t>
        </w:r>
      </w:ins>
      <w:ins w:id="196" w:author="Fidino, Mason" w:date="2019-02-20T16:30:00Z">
        <w:r>
          <w:t xml:space="preserve"> were not placed along evident ga</w:t>
        </w:r>
      </w:ins>
      <w:ins w:id="197" w:author="Fidino, Mason" w:date="2019-02-20T16:31:00Z">
        <w:r>
          <w:t>me trails</w:t>
        </w:r>
      </w:ins>
      <w:ins w:id="198" w:author="Fidino, Mason" w:date="2019-02-21T11:11:00Z">
        <w:r w:rsidR="008A05B4">
          <w:t xml:space="preserve">. </w:t>
        </w:r>
      </w:ins>
      <w:ins w:id="199" w:author="Fidino, Mason" w:date="2019-02-21T15:22:00Z">
        <w:r w:rsidR="003B697F">
          <w:t xml:space="preserve">For settings, </w:t>
        </w:r>
      </w:ins>
      <w:ins w:id="200" w:author="Fidino, Mason" w:date="2019-02-21T11:24:00Z">
        <w:r w:rsidR="00545D82">
          <w:t>C</w:t>
        </w:r>
      </w:ins>
      <w:ins w:id="201" w:author="Fidino, Mason" w:date="2019-02-21T11:11:00Z">
        <w:r w:rsidR="008A05B4">
          <w:t>amera traps were</w:t>
        </w:r>
      </w:ins>
      <w:ins w:id="202" w:author="Fidino, Mason" w:date="2019-02-21T10:56:00Z">
        <w:r w:rsidR="00CF113D">
          <w:t xml:space="preserve"> </w:t>
        </w:r>
      </w:ins>
      <w:ins w:id="203" w:author="Fidino, Mason" w:date="2019-02-21T15:22:00Z">
        <w:r w:rsidR="003B697F">
          <w:t>put</w:t>
        </w:r>
      </w:ins>
      <w:ins w:id="204" w:author="Fidino, Mason" w:date="2019-02-20T16:32:00Z">
        <w:r>
          <w:t xml:space="preserve"> on normal sensitivity</w:t>
        </w:r>
      </w:ins>
      <w:ins w:id="205" w:author="Fidino, Mason" w:date="2019-02-21T10:57:00Z">
        <w:r w:rsidR="00CF113D">
          <w:t xml:space="preserve"> to</w:t>
        </w:r>
      </w:ins>
      <w:ins w:id="206" w:author="Fidino, Mason" w:date="2019-02-20T16:32:00Z">
        <w:r>
          <w:t xml:space="preserve"> t</w:t>
        </w:r>
      </w:ins>
      <w:ins w:id="207" w:author="Fidino, Mason" w:date="2019-02-21T10:57:00Z">
        <w:r w:rsidR="00CF113D">
          <w:t>ake</w:t>
        </w:r>
      </w:ins>
      <w:ins w:id="208" w:author="Fidino, Mason" w:date="2019-02-20T16:32:00Z">
        <w:r>
          <w:t xml:space="preserve"> </w:t>
        </w:r>
      </w:ins>
      <w:ins w:id="209" w:author="Fidino, Mason" w:date="2019-02-21T11:25:00Z">
        <w:r w:rsidR="00545D82">
          <w:t>a single photo</w:t>
        </w:r>
      </w:ins>
      <w:ins w:id="210" w:author="Fidino, Mason" w:date="2019-02-20T16:32:00Z">
        <w:r>
          <w:t xml:space="preserve"> with a 30 second delay between </w:t>
        </w:r>
      </w:ins>
      <w:ins w:id="211" w:author="Fidino, Mason" w:date="2019-02-21T10:57:00Z">
        <w:r w:rsidR="00CF113D">
          <w:t>capture events</w:t>
        </w:r>
      </w:ins>
      <w:ins w:id="212" w:author="Fidino, Mason" w:date="2019-02-20T16:32:00Z">
        <w:r>
          <w:t xml:space="preserve"> so long as </w:t>
        </w:r>
      </w:ins>
      <w:ins w:id="213" w:author="Fidino, Mason" w:date="2019-02-21T11:25:00Z">
        <w:r w:rsidR="00545D82">
          <w:t>it</w:t>
        </w:r>
      </w:ins>
      <w:ins w:id="214" w:author="Fidino, Mason" w:date="2019-02-20T16:32:00Z">
        <w:r>
          <w:t xml:space="preserve"> wa</w:t>
        </w:r>
      </w:ins>
      <w:ins w:id="215" w:author="Fidino, Mason" w:date="2019-02-20T16:33:00Z">
        <w:r>
          <w:t>s</w:t>
        </w:r>
      </w:ins>
      <w:ins w:id="216" w:author="Fidino, Mason" w:date="2019-02-21T11:25:00Z">
        <w:r w:rsidR="00545D82">
          <w:t xml:space="preserve"> </w:t>
        </w:r>
      </w:ins>
      <w:ins w:id="217" w:author="Fidino, Mason" w:date="2019-02-21T13:59:00Z">
        <w:r w:rsidR="00207389">
          <w:t xml:space="preserve">being </w:t>
        </w:r>
      </w:ins>
      <w:ins w:id="218" w:author="Fidino, Mason" w:date="2019-02-20T16:33:00Z">
        <w:r>
          <w:t xml:space="preserve">triggered (for full specifications see supplemental material). </w:t>
        </w:r>
      </w:ins>
      <w:ins w:id="219" w:author="Fidino, Mason" w:date="2019-02-21T11:25:00Z">
        <w:r w:rsidR="00545D82">
          <w:t>Camera traps</w:t>
        </w:r>
      </w:ins>
      <w:ins w:id="220" w:author="Fidino, Mason" w:date="2019-02-21T11:11:00Z">
        <w:r w:rsidR="008A05B4">
          <w:t xml:space="preserve"> were </w:t>
        </w:r>
      </w:ins>
      <w:ins w:id="221" w:author="Fidino, Mason" w:date="2019-02-21T11:12:00Z">
        <w:r w:rsidR="008A05B4">
          <w:t>p</w:t>
        </w:r>
      </w:ins>
      <w:ins w:id="222" w:author="Fidino, Mason" w:date="2019-02-21T11:25:00Z">
        <w:r w:rsidR="00545D82">
          <w:t>l</w:t>
        </w:r>
      </w:ins>
      <w:ins w:id="223" w:author="Fidino, Mason" w:date="2019-02-21T11:26:00Z">
        <w:r w:rsidR="00545D82">
          <w:t>aced</w:t>
        </w:r>
      </w:ins>
      <w:ins w:id="224" w:author="Fidino, Mason" w:date="2019-02-21T11:12:00Z">
        <w:r w:rsidR="008A05B4">
          <w:t xml:space="preserve"> </w:t>
        </w:r>
      </w:ins>
      <w:ins w:id="225" w:author="Fidino, Mason" w:date="2019-02-20T16:33:00Z">
        <w:r>
          <w:t>inside a metal security box</w:t>
        </w:r>
      </w:ins>
      <w:ins w:id="226" w:author="Fidino, Mason" w:date="2019-02-20T16:34:00Z">
        <w:r>
          <w:t xml:space="preserve"> and</w:t>
        </w:r>
      </w:ins>
      <w:ins w:id="227" w:author="Fidino, Mason" w:date="2019-02-21T11:12:00Z">
        <w:r w:rsidR="008A05B4">
          <w:t xml:space="preserve"> then</w:t>
        </w:r>
      </w:ins>
      <w:ins w:id="228" w:author="Fidino, Mason" w:date="2019-02-20T16:34:00Z">
        <w:r>
          <w:t xml:space="preserve"> </w:t>
        </w:r>
      </w:ins>
      <w:proofErr w:type="gramStart"/>
      <w:ins w:id="229" w:author="Fidino, Mason" w:date="2019-02-20T16:33:00Z">
        <w:r>
          <w:t>strapped</w:t>
        </w:r>
      </w:ins>
      <w:proofErr w:type="gramEnd"/>
      <w:ins w:id="230" w:author="Fidino, Mason" w:date="2019-02-21T11:26:00Z">
        <w:r w:rsidR="00545D82">
          <w:t xml:space="preserve"> and </w:t>
        </w:r>
      </w:ins>
      <w:ins w:id="231" w:author="Fidino, Mason" w:date="2019-02-21T11:38:00Z">
        <w:r w:rsidR="008A1F43">
          <w:t xml:space="preserve">cable </w:t>
        </w:r>
      </w:ins>
      <w:ins w:id="232" w:author="Fidino, Mason" w:date="2019-02-21T11:26:00Z">
        <w:r w:rsidR="00545D82">
          <w:t>locked</w:t>
        </w:r>
      </w:ins>
      <w:ins w:id="233" w:author="Fidino, Mason" w:date="2019-02-21T15:23:00Z">
        <w:r w:rsidR="003B697F">
          <w:t xml:space="preserve"> to a tree</w:t>
        </w:r>
      </w:ins>
      <w:ins w:id="234" w:author="Fidino, Mason" w:date="2019-02-20T16:33:00Z">
        <w:r>
          <w:t xml:space="preserve"> </w:t>
        </w:r>
      </w:ins>
      <w:ins w:id="235" w:author="Fidino, Mason" w:date="2019-02-20T16:34:00Z">
        <w:r>
          <w:t>130 cm from the ground</w:t>
        </w:r>
      </w:ins>
      <w:ins w:id="236" w:author="Fidino, Mason" w:date="2019-02-20T16:35:00Z">
        <w:r>
          <w:t xml:space="preserve">. </w:t>
        </w:r>
      </w:ins>
      <w:ins w:id="237" w:author="Fidino, Mason" w:date="2019-02-20T16:34:00Z">
        <w:r>
          <w:t>Following this, camera</w:t>
        </w:r>
      </w:ins>
      <w:ins w:id="238" w:author="Fidino, Mason" w:date="2019-02-21T11:26:00Z">
        <w:r w:rsidR="00545D82">
          <w:t xml:space="preserve"> traps</w:t>
        </w:r>
      </w:ins>
      <w:ins w:id="239" w:author="Fidino, Mason" w:date="2019-02-20T16:34:00Z">
        <w:r>
          <w:t xml:space="preserve"> were angled at a downward trajectory</w:t>
        </w:r>
      </w:ins>
      <w:ins w:id="240" w:author="Fidino, Mason" w:date="2019-02-21T11:06:00Z">
        <w:r w:rsidR="008A05B4">
          <w:t xml:space="preserve"> with sticks</w:t>
        </w:r>
      </w:ins>
      <w:ins w:id="241" w:author="Fidino, Mason" w:date="2019-02-20T16:35:00Z">
        <w:r>
          <w:t xml:space="preserve"> toward</w:t>
        </w:r>
      </w:ins>
      <w:ins w:id="242" w:author="Fidino, Mason" w:date="2019-02-21T11:27:00Z">
        <w:r w:rsidR="00545D82">
          <w:t>s</w:t>
        </w:r>
      </w:ins>
      <w:ins w:id="243" w:author="Fidino, Mason" w:date="2019-02-21T11:12:00Z">
        <w:r w:rsidR="008A05B4">
          <w:t xml:space="preserve"> </w:t>
        </w:r>
      </w:ins>
      <w:ins w:id="244" w:author="Fidino, Mason" w:date="2019-02-21T11:26:00Z">
        <w:r w:rsidR="00545D82">
          <w:t>a</w:t>
        </w:r>
      </w:ins>
      <w:ins w:id="245" w:author="Fidino, Mason" w:date="2019-02-21T15:23:00Z">
        <w:r w:rsidR="003B697F">
          <w:t xml:space="preserve"> given</w:t>
        </w:r>
      </w:ins>
      <w:ins w:id="246" w:author="Fidino, Mason" w:date="2019-02-21T11:26:00Z">
        <w:r w:rsidR="00545D82">
          <w:t xml:space="preserve"> experimenta</w:t>
        </w:r>
      </w:ins>
      <w:ins w:id="247" w:author="Fidino, Mason" w:date="2019-02-21T11:38:00Z">
        <w:r w:rsidR="008A1F43">
          <w:t>l</w:t>
        </w:r>
      </w:ins>
      <w:ins w:id="248" w:author="Fidino, Mason" w:date="2019-02-21T11:26:00Z">
        <w:r w:rsidR="00545D82">
          <w:t xml:space="preserve"> treatment</w:t>
        </w:r>
      </w:ins>
      <w:ins w:id="249" w:author="Fidino, Mason" w:date="2019-02-21T11:38:00Z">
        <w:r w:rsidR="008A1F43">
          <w:t>,</w:t>
        </w:r>
      </w:ins>
      <w:ins w:id="250" w:author="Fidino, Mason" w:date="2019-02-21T11:26:00Z">
        <w:r w:rsidR="00545D82">
          <w:t xml:space="preserve"> </w:t>
        </w:r>
      </w:ins>
      <w:ins w:id="251" w:author="Fidino, Mason" w:date="2019-02-20T16:35:00Z">
        <w:r>
          <w:t>which was located roughly 2.5 – 5.8 m fr</w:t>
        </w:r>
      </w:ins>
      <w:ins w:id="252" w:author="Fidino, Mason" w:date="2019-02-20T16:36:00Z">
        <w:r>
          <w:t>om</w:t>
        </w:r>
      </w:ins>
      <w:ins w:id="253" w:author="Fidino, Mason" w:date="2019-02-21T11:06:00Z">
        <w:r w:rsidR="008A05B4">
          <w:t xml:space="preserve"> the camer</w:t>
        </w:r>
      </w:ins>
      <w:ins w:id="254" w:author="Fidino, Mason" w:date="2019-02-21T11:07:00Z">
        <w:r w:rsidR="008A05B4">
          <w:t>a tra</w:t>
        </w:r>
      </w:ins>
      <w:ins w:id="255" w:author="Fidino, Mason" w:date="2019-02-21T11:27:00Z">
        <w:r w:rsidR="00545D82">
          <w:t>p.</w:t>
        </w:r>
      </w:ins>
      <w:ins w:id="256" w:author="Fidino, Mason" w:date="2019-02-20T16:35:00Z">
        <w:r>
          <w:t xml:space="preserve"> </w:t>
        </w:r>
      </w:ins>
      <w:ins w:id="257" w:author="Fidino, Mason" w:date="2019-02-20T16:33:00Z">
        <w:r>
          <w:t xml:space="preserve"> </w:t>
        </w:r>
      </w:ins>
    </w:p>
    <w:p w14:paraId="5B181802" w14:textId="087A112A" w:rsidR="0064046A" w:rsidRDefault="00545D82">
      <w:pPr>
        <w:rPr>
          <w:ins w:id="258" w:author="Fidino, Mason" w:date="2019-02-21T11:15:00Z"/>
        </w:rPr>
      </w:pPr>
      <w:ins w:id="259" w:author="Fidino, Mason" w:date="2019-02-21T11:27:00Z">
        <w:r>
          <w:t xml:space="preserve">We had two treatments for this study, a lure treatment and </w:t>
        </w:r>
      </w:ins>
      <w:ins w:id="260" w:author="Fidino, Mason" w:date="2019-02-21T15:23:00Z">
        <w:r w:rsidR="003B697F">
          <w:t xml:space="preserve">a </w:t>
        </w:r>
      </w:ins>
      <w:ins w:id="261" w:author="Fidino, Mason" w:date="2019-02-21T11:27:00Z">
        <w:r>
          <w:t xml:space="preserve">non-lure control. </w:t>
        </w:r>
      </w:ins>
      <w:ins w:id="262" w:author="Fidino, Mason" w:date="2019-02-21T11:00:00Z">
        <w:r w:rsidR="00CF113D">
          <w:t>For the lure</w:t>
        </w:r>
      </w:ins>
      <w:ins w:id="263" w:author="Fidino, Mason" w:date="2019-02-21T11:13:00Z">
        <w:r w:rsidR="008A05B4">
          <w:t xml:space="preserve"> treatment</w:t>
        </w:r>
      </w:ins>
      <w:ins w:id="264" w:author="Fidino, Mason" w:date="2019-02-21T11:00:00Z">
        <w:r w:rsidR="00CF113D">
          <w:t>, we used a</w:t>
        </w:r>
      </w:ins>
      <w:ins w:id="265" w:author="Fidino, Mason" w:date="2019-02-21T11:01:00Z">
        <w:r w:rsidR="00CF113D">
          <w:t xml:space="preserve"> white </w:t>
        </w:r>
      </w:ins>
      <w:ins w:id="266" w:author="Fidino, Mason" w:date="2019-02-21T11:08:00Z">
        <w:r w:rsidR="008A05B4">
          <w:t>2.5 cm</w:t>
        </w:r>
      </w:ins>
      <w:ins w:id="267" w:author="Fidino, Mason" w:date="2019-02-21T11:06:00Z">
        <w:r w:rsidR="00CF113D">
          <w:t xml:space="preserve"> </w:t>
        </w:r>
      </w:ins>
      <w:ins w:id="268" w:author="Fidino, Mason" w:date="2019-02-21T11:00:00Z">
        <w:r w:rsidR="00CF113D">
          <w:t>plaster disk impregnated with a synthetic fatty acid</w:t>
        </w:r>
      </w:ins>
      <w:ins w:id="269" w:author="Fidino, Mason" w:date="2019-02-21T11:09:00Z">
        <w:r w:rsidR="008A05B4">
          <w:t xml:space="preserve"> scent</w:t>
        </w:r>
      </w:ins>
      <w:ins w:id="270" w:author="Fidino, Mason" w:date="2019-02-21T11:00:00Z">
        <w:r w:rsidR="00CF113D">
          <w:t xml:space="preserve"> (</w:t>
        </w:r>
      </w:ins>
      <w:ins w:id="271" w:author="Fidino, Mason" w:date="2019-02-21T11:09:00Z">
        <w:r w:rsidR="008A05B4">
          <w:t xml:space="preserve">FAS; </w:t>
        </w:r>
      </w:ins>
      <w:ins w:id="272" w:author="Fidino, Mason" w:date="2019-02-21T11:00:00Z">
        <w:r w:rsidR="00CF113D">
          <w:t>Pocatello, YEAR)</w:t>
        </w:r>
      </w:ins>
      <w:ins w:id="273" w:author="Fidino, Mason" w:date="2019-02-21T11:13:00Z">
        <w:r w:rsidR="008A05B4">
          <w:t xml:space="preserve">, which is </w:t>
        </w:r>
      </w:ins>
      <w:ins w:id="274" w:author="Fidino, Mason" w:date="2019-02-21T11:28:00Z">
        <w:r>
          <w:t xml:space="preserve">a commonly used olfactory lure </w:t>
        </w:r>
      </w:ins>
      <w:ins w:id="275" w:author="Fidino, Mason" w:date="2019-02-21T11:13:00Z">
        <w:r w:rsidR="008A05B4">
          <w:t xml:space="preserve">advertised to increase the detectability of </w:t>
        </w:r>
        <w:proofErr w:type="spellStart"/>
        <w:r w:rsidR="008A05B4">
          <w:t>mesocarnivores</w:t>
        </w:r>
        <w:proofErr w:type="spellEnd"/>
        <w:r w:rsidR="008A05B4">
          <w:t>, especially coyote (REFS).</w:t>
        </w:r>
      </w:ins>
      <w:ins w:id="276" w:author="Fidino, Mason" w:date="2019-02-21T11:01:00Z">
        <w:r w:rsidR="00CF113D">
          <w:t xml:space="preserve"> </w:t>
        </w:r>
      </w:ins>
      <w:ins w:id="277" w:author="Fidino, Mason" w:date="2019-02-21T11:14:00Z">
        <w:r w:rsidR="008A05B4">
          <w:t>T</w:t>
        </w:r>
      </w:ins>
      <w:ins w:id="278" w:author="Fidino, Mason" w:date="2019-02-21T11:01:00Z">
        <w:r w:rsidR="00CF113D">
          <w:t>he non-lure control was a piece</w:t>
        </w:r>
      </w:ins>
      <w:ins w:id="279" w:author="Fidino, Mason" w:date="2019-02-21T11:14:00Z">
        <w:r w:rsidR="008A05B4">
          <w:t xml:space="preserve"> of</w:t>
        </w:r>
      </w:ins>
      <w:ins w:id="280" w:author="Fidino, Mason" w:date="2019-02-21T11:01:00Z">
        <w:r w:rsidR="00CF113D">
          <w:t xml:space="preserve"> white cardstock cut to an identical size</w:t>
        </w:r>
      </w:ins>
      <w:ins w:id="281" w:author="Fidino, Mason" w:date="2019-02-21T11:14:00Z">
        <w:r w:rsidR="008A05B4">
          <w:t xml:space="preserve"> as the </w:t>
        </w:r>
      </w:ins>
      <w:ins w:id="282" w:author="Fidino, Mason" w:date="2019-02-21T14:01:00Z">
        <w:r w:rsidR="00140693">
          <w:t xml:space="preserve">FAS </w:t>
        </w:r>
      </w:ins>
      <w:ins w:id="283" w:author="Fidino, Mason" w:date="2019-02-21T11:14:00Z">
        <w:r w:rsidR="008A05B4">
          <w:t>disk</w:t>
        </w:r>
      </w:ins>
      <w:ins w:id="284" w:author="Fidino, Mason" w:date="2019-02-21T11:01:00Z">
        <w:r w:rsidR="00CF113D">
          <w:t>. Treatments were cont</w:t>
        </w:r>
      </w:ins>
      <w:ins w:id="285" w:author="Fidino, Mason" w:date="2019-02-21T11:02:00Z">
        <w:r w:rsidR="00CF113D">
          <w:t xml:space="preserve">ained within a </w:t>
        </w:r>
      </w:ins>
      <w:ins w:id="286" w:author="Fidino, Mason" w:date="2019-02-21T11:08:00Z">
        <w:r w:rsidR="008A05B4">
          <w:t xml:space="preserve">7.5 </w:t>
        </w:r>
        <w:proofErr w:type="gramStart"/>
        <w:r w:rsidR="008A05B4">
          <w:t>cm  x</w:t>
        </w:r>
        <w:proofErr w:type="gramEnd"/>
        <w:r w:rsidR="008A05B4">
          <w:t xml:space="preserve"> 7.5 cm </w:t>
        </w:r>
      </w:ins>
      <w:ins w:id="287" w:author="Fidino, Mason" w:date="2019-02-21T11:02:00Z">
        <w:r w:rsidR="00CF113D">
          <w:t xml:space="preserve">mesh </w:t>
        </w:r>
      </w:ins>
      <w:ins w:id="288" w:author="Fidino, Mason" w:date="2019-02-21T11:06:00Z">
        <w:r w:rsidR="00CF113D">
          <w:t>pouch</w:t>
        </w:r>
      </w:ins>
      <w:ins w:id="289" w:author="Fidino, Mason" w:date="2019-02-21T11:02:00Z">
        <w:r w:rsidR="00CF113D">
          <w:t xml:space="preserve"> and nailed to a tree</w:t>
        </w:r>
      </w:ins>
      <w:ins w:id="290" w:author="Fidino, Mason" w:date="2019-02-21T11:08:00Z">
        <w:r w:rsidR="008A05B4">
          <w:t xml:space="preserve"> approximately 30 cm from the ground</w:t>
        </w:r>
      </w:ins>
      <w:ins w:id="291" w:author="Fidino, Mason" w:date="2019-02-21T11:02:00Z">
        <w:r w:rsidR="00CF113D">
          <w:t xml:space="preserve"> (</w:t>
        </w:r>
        <w:commentRangeStart w:id="292"/>
        <w:r w:rsidR="00CF113D">
          <w:t>Figure 1</w:t>
        </w:r>
      </w:ins>
      <w:commentRangeEnd w:id="292"/>
      <w:ins w:id="293" w:author="Fidino, Mason" w:date="2019-02-21T15:24:00Z">
        <w:r w:rsidR="003B697F">
          <w:rPr>
            <w:rStyle w:val="CommentReference"/>
          </w:rPr>
          <w:commentReference w:id="292"/>
        </w:r>
      </w:ins>
      <w:ins w:id="294" w:author="Fidino, Mason" w:date="2019-02-21T11:02:00Z">
        <w:r w:rsidR="00CF113D">
          <w:t xml:space="preserve">). </w:t>
        </w:r>
      </w:ins>
      <w:ins w:id="295" w:author="Fidino, Mason" w:date="2019-02-21T11:03:00Z">
        <w:r w:rsidR="00CF113D">
          <w:t xml:space="preserve">The </w:t>
        </w:r>
      </w:ins>
      <w:ins w:id="296" w:author="Fidino, Mason" w:date="2019-02-21T11:29:00Z">
        <w:r>
          <w:t xml:space="preserve">non-lure </w:t>
        </w:r>
      </w:ins>
      <w:ins w:id="297" w:author="Fidino, Mason" w:date="2019-02-21T11:03:00Z">
        <w:r w:rsidR="00CF113D">
          <w:t>cardstock and mesh</w:t>
        </w:r>
      </w:ins>
      <w:ins w:id="298" w:author="Fidino, Mason" w:date="2019-02-21T14:01:00Z">
        <w:r w:rsidR="00140693">
          <w:t xml:space="preserve"> control</w:t>
        </w:r>
      </w:ins>
      <w:ins w:id="299" w:author="Fidino, Mason" w:date="2019-02-21T11:03:00Z">
        <w:r w:rsidR="00CF113D">
          <w:t xml:space="preserve"> was used</w:t>
        </w:r>
      </w:ins>
      <w:ins w:id="300" w:author="Fidino, Mason" w:date="2019-02-21T11:14:00Z">
        <w:r w:rsidR="008A05B4">
          <w:t xml:space="preserve"> to account for</w:t>
        </w:r>
      </w:ins>
      <w:ins w:id="301" w:author="Fidino, Mason" w:date="2019-02-21T11:03:00Z">
        <w:r w:rsidR="00CF113D">
          <w:t xml:space="preserve"> the</w:t>
        </w:r>
      </w:ins>
      <w:ins w:id="302" w:author="Fidino, Mason" w:date="2019-02-21T11:04:00Z">
        <w:r w:rsidR="00CF113D">
          <w:t xml:space="preserve"> placement of a novel object in view of a camera</w:t>
        </w:r>
      </w:ins>
      <w:ins w:id="303" w:author="Fidino, Mason" w:date="2019-02-21T11:05:00Z">
        <w:r w:rsidR="00CF113D">
          <w:t xml:space="preserve"> when using lure</w:t>
        </w:r>
      </w:ins>
      <w:ins w:id="304" w:author="Fidino, Mason" w:date="2019-02-21T11:29:00Z">
        <w:r>
          <w:t xml:space="preserve"> (i.e., a visual control)</w:t>
        </w:r>
      </w:ins>
      <w:ins w:id="305" w:author="Fidino, Mason" w:date="2019-02-21T11:15:00Z">
        <w:r w:rsidR="008A05B4">
          <w:t>.</w:t>
        </w:r>
      </w:ins>
    </w:p>
    <w:p w14:paraId="28344F9F" w14:textId="48CCED6B" w:rsidR="004F1005" w:rsidRPr="00E63A05" w:rsidRDefault="00417246" w:rsidP="00E63A05">
      <w:ins w:id="306" w:author="Fidino, Mason" w:date="2019-02-21T11:30:00Z">
        <w:r>
          <w:t>For this study, camera traps were deployed for 28 consecutive days between August 27, 2018 and September 25, 2018. This 28</w:t>
        </w:r>
      </w:ins>
      <w:ins w:id="307" w:author="Fidino, Mason" w:date="2019-02-21T11:37:00Z">
        <w:r w:rsidR="008A1F43">
          <w:t>-</w:t>
        </w:r>
      </w:ins>
      <w:ins w:id="308" w:author="Fidino, Mason" w:date="2019-02-21T11:30:00Z">
        <w:r>
          <w:t>day season was divided</w:t>
        </w:r>
      </w:ins>
      <w:ins w:id="309" w:author="Fidino, Mason" w:date="2019-02-21T11:31:00Z">
        <w:r>
          <w:t xml:space="preserve"> into </w:t>
        </w:r>
      </w:ins>
      <w:ins w:id="310" w:author="Fidino, Mason" w:date="2019-02-21T14:02:00Z">
        <w:r w:rsidR="00140693">
          <w:t>four-week long</w:t>
        </w:r>
      </w:ins>
      <w:ins w:id="311" w:author="Fidino, Mason" w:date="2019-02-21T11:31:00Z">
        <w:r>
          <w:t xml:space="preserve"> sessions</w:t>
        </w:r>
      </w:ins>
      <w:ins w:id="312" w:author="Fidino, Mason" w:date="2019-02-21T14:02:00Z">
        <w:r w:rsidR="00140693">
          <w:t xml:space="preserve">. </w:t>
        </w:r>
      </w:ins>
      <w:ins w:id="313" w:author="Fidino, Mason" w:date="2019-02-21T11:31:00Z">
        <w:r>
          <w:t xml:space="preserve"> Treatments were changed every week following a full factorial design for the two camera</w:t>
        </w:r>
      </w:ins>
      <w:ins w:id="314" w:author="Fidino, Mason" w:date="2019-02-21T14:02:00Z">
        <w:r w:rsidR="00140693">
          <w:t xml:space="preserve"> trap</w:t>
        </w:r>
      </w:ins>
      <w:ins w:id="315" w:author="Fidino, Mason" w:date="2019-02-21T11:31:00Z">
        <w:r>
          <w:t xml:space="preserve">s </w:t>
        </w:r>
      </w:ins>
      <w:ins w:id="316" w:author="Fidino, Mason" w:date="2019-02-21T14:03:00Z">
        <w:r w:rsidR="00140693">
          <w:t>per</w:t>
        </w:r>
      </w:ins>
      <w:ins w:id="317" w:author="Fidino, Mason" w:date="2019-02-21T11:31:00Z">
        <w:r>
          <w:t xml:space="preserve"> </w:t>
        </w:r>
      </w:ins>
      <w:ins w:id="318" w:author="Fidino, Mason" w:date="2019-02-21T11:32:00Z">
        <w:r>
          <w:t xml:space="preserve">sampling unit (Figure 1). </w:t>
        </w:r>
      </w:ins>
      <w:ins w:id="319" w:author="Fidino, Mason" w:date="2019-02-21T14:03:00Z">
        <w:r w:rsidR="00140693">
          <w:t>Briefly</w:t>
        </w:r>
      </w:ins>
      <w:ins w:id="320" w:author="Fidino, Mason" w:date="2019-02-21T11:05:00Z">
        <w:r w:rsidR="00CF113D">
          <w:t xml:space="preserve">, </w:t>
        </w:r>
      </w:ins>
      <w:ins w:id="321" w:author="Fidino, Mason" w:date="2019-02-21T14:32:00Z">
        <w:r w:rsidR="00AE16CC">
          <w:t xml:space="preserve">for camera traps A and B in a sampling unit, </w:t>
        </w:r>
        <w:r w:rsidR="001774F4">
          <w:t>both</w:t>
        </w:r>
      </w:ins>
      <w:ins w:id="322" w:author="Fidino, Mason" w:date="2019-02-21T11:32:00Z">
        <w:r>
          <w:t xml:space="preserve"> received non-lure controls on week 1</w:t>
        </w:r>
      </w:ins>
      <w:ins w:id="323" w:author="Fidino, Mason" w:date="2019-02-21T14:32:00Z">
        <w:r w:rsidR="001774F4">
          <w:t>,</w:t>
        </w:r>
      </w:ins>
      <w:ins w:id="324" w:author="Fidino, Mason" w:date="2019-02-21T11:33:00Z">
        <w:r>
          <w:t xml:space="preserve"> which were then exchanged for lured pouches on week 2. On week 3, camera trap A received a new lure pouch while camera trap B </w:t>
        </w:r>
      </w:ins>
      <w:ins w:id="325" w:author="Fidino, Mason" w:date="2019-02-21T14:33:00Z">
        <w:r w:rsidR="001774F4">
          <w:t>was given</w:t>
        </w:r>
      </w:ins>
      <w:ins w:id="326" w:author="Fidino, Mason" w:date="2019-02-21T11:33:00Z">
        <w:r>
          <w:t xml:space="preserve"> a non-lure cont</w:t>
        </w:r>
      </w:ins>
      <w:ins w:id="327" w:author="Fidino, Mason" w:date="2019-02-21T11:34:00Z">
        <w:r>
          <w:t>rol. The opposite occurred for week 4</w:t>
        </w:r>
      </w:ins>
      <w:ins w:id="328" w:author="Fidino, Mason" w:date="2019-02-21T14:04:00Z">
        <w:r w:rsidR="00140693">
          <w:t xml:space="preserve">: camera trap A received a non-lure control while camera trap B </w:t>
        </w:r>
      </w:ins>
      <w:ins w:id="329" w:author="Fidino, Mason" w:date="2019-02-21T14:33:00Z">
        <w:r w:rsidR="001774F4">
          <w:t>received</w:t>
        </w:r>
      </w:ins>
      <w:ins w:id="330" w:author="Fidino, Mason" w:date="2019-02-21T14:04:00Z">
        <w:r w:rsidR="00140693">
          <w:t xml:space="preserve"> a lure pouch (Figure 1)</w:t>
        </w:r>
      </w:ins>
      <w:ins w:id="331" w:author="Fidino, Mason" w:date="2019-02-21T11:34:00Z">
        <w:r w:rsidR="008A1F43">
          <w:t xml:space="preserve">. </w:t>
        </w:r>
      </w:ins>
      <w:ins w:id="332" w:author="Fidino, Mason" w:date="2019-02-21T14:05:00Z">
        <w:r w:rsidR="00140693">
          <w:t>Memory cards were replaced every week</w:t>
        </w:r>
      </w:ins>
      <w:ins w:id="333" w:author="Fidino, Mason" w:date="2019-02-21T14:33:00Z">
        <w:r w:rsidR="001774F4">
          <w:t xml:space="preserve"> while</w:t>
        </w:r>
      </w:ins>
      <w:ins w:id="334" w:author="Fidino, Mason" w:date="2019-02-21T14:05:00Z">
        <w:r w:rsidR="00140693">
          <w:t xml:space="preserve"> b</w:t>
        </w:r>
      </w:ins>
      <w:ins w:id="335" w:author="Fidino, Mason" w:date="2019-02-21T11:35:00Z">
        <w:r w:rsidR="008A1F43">
          <w:t>atteries were replaced on all camera traps at the beginning of week 3</w:t>
        </w:r>
      </w:ins>
      <w:ins w:id="336" w:author="Fidino, Mason" w:date="2019-02-21T15:26:00Z">
        <w:r w:rsidR="003B697F">
          <w:t xml:space="preserve"> (or as needed otherwise)</w:t>
        </w:r>
      </w:ins>
      <w:ins w:id="337" w:author="Fidino, Mason" w:date="2019-02-21T14:34:00Z">
        <w:r w:rsidR="001774F4">
          <w:t>.</w:t>
        </w:r>
      </w:ins>
      <w:ins w:id="338" w:author="Fidino, Mason" w:date="2019-02-21T14:07:00Z">
        <w:r w:rsidR="00140693">
          <w:t xml:space="preserve"> To ensure </w:t>
        </w:r>
      </w:ins>
      <w:ins w:id="339" w:author="Fidino, Mason" w:date="2019-02-21T14:34:00Z">
        <w:r w:rsidR="001774F4">
          <w:t>accurate</w:t>
        </w:r>
      </w:ins>
      <w:ins w:id="340" w:author="Fidino, Mason" w:date="2019-02-21T14:07:00Z">
        <w:r w:rsidR="00140693">
          <w:t xml:space="preserve"> identification</w:t>
        </w:r>
      </w:ins>
      <w:ins w:id="341" w:author="Fidino, Mason" w:date="2019-02-21T15:26:00Z">
        <w:r w:rsidR="003B697F">
          <w:t xml:space="preserve"> of species in an image</w:t>
        </w:r>
      </w:ins>
      <w:ins w:id="342" w:author="Fidino, Mason" w:date="2019-02-21T14:07:00Z">
        <w:r w:rsidR="00140693">
          <w:t xml:space="preserve">, pictures were </w:t>
        </w:r>
      </w:ins>
      <w:ins w:id="343" w:author="Fidino, Mason" w:date="2019-02-21T15:26:00Z">
        <w:r w:rsidR="003B697F">
          <w:t>id</w:t>
        </w:r>
      </w:ins>
      <w:ins w:id="344" w:author="Fidino, Mason" w:date="2019-02-21T15:27:00Z">
        <w:r w:rsidR="003B697F">
          <w:t>entified</w:t>
        </w:r>
      </w:ins>
      <w:ins w:id="345" w:author="Fidino, Mason" w:date="2019-02-21T14:07:00Z">
        <w:r w:rsidR="00140693">
          <w:t xml:space="preserve"> two times by separate individuals (GB and MF). </w:t>
        </w:r>
      </w:ins>
      <w:ins w:id="346" w:author="Fidino, Mason" w:date="2019-02-21T11:36:00Z">
        <w:r w:rsidR="008A1F43">
          <w:t>If there was disagreement between identifications</w:t>
        </w:r>
      </w:ins>
      <w:ins w:id="347" w:author="Fidino, Mason" w:date="2019-02-21T14:07:00Z">
        <w:r w:rsidR="00140693">
          <w:t xml:space="preserve"> on a </w:t>
        </w:r>
      </w:ins>
      <w:ins w:id="348" w:author="Fidino, Mason" w:date="2019-02-21T14:35:00Z">
        <w:r w:rsidR="001774F4">
          <w:t xml:space="preserve">given </w:t>
        </w:r>
      </w:ins>
      <w:ins w:id="349" w:author="Fidino, Mason" w:date="2019-02-21T14:08:00Z">
        <w:r w:rsidR="00140693">
          <w:t>image</w:t>
        </w:r>
      </w:ins>
      <w:ins w:id="350" w:author="Fidino, Mason" w:date="2019-02-21T11:36:00Z">
        <w:r w:rsidR="008A1F43">
          <w:t xml:space="preserve">, </w:t>
        </w:r>
      </w:ins>
      <w:ins w:id="351" w:author="Fidino, Mason" w:date="2019-02-21T14:08:00Z">
        <w:r w:rsidR="00140693">
          <w:t>the photo</w:t>
        </w:r>
      </w:ins>
      <w:ins w:id="352" w:author="Fidino, Mason" w:date="2019-02-21T11:36:00Z">
        <w:r w:rsidR="008A1F43">
          <w:t xml:space="preserve"> w</w:t>
        </w:r>
      </w:ins>
      <w:ins w:id="353" w:author="Fidino, Mason" w:date="2019-02-21T14:08:00Z">
        <w:r w:rsidR="00140693">
          <w:t>as</w:t>
        </w:r>
      </w:ins>
      <w:ins w:id="354" w:author="Fidino, Mason" w:date="2019-02-21T11:36:00Z">
        <w:r w:rsidR="008A1F43">
          <w:t xml:space="preserve"> </w:t>
        </w:r>
      </w:ins>
      <w:ins w:id="355" w:author="Fidino, Mason" w:date="2019-02-21T11:37:00Z">
        <w:r w:rsidR="008A1F43">
          <w:t xml:space="preserve">assessed a third time to determine the correct </w:t>
        </w:r>
      </w:ins>
      <w:ins w:id="356" w:author="Fidino, Mason" w:date="2019-02-21T14:08:00Z">
        <w:r w:rsidR="00140693">
          <w:t>identification</w:t>
        </w:r>
      </w:ins>
      <w:ins w:id="357" w:author="Fidino, Mason" w:date="2019-02-21T11:37:00Z">
        <w:r w:rsidR="008A1F43">
          <w:t>.</w:t>
        </w:r>
      </w:ins>
      <w:ins w:id="358" w:author="Fidino, Mason" w:date="2019-02-21T14:35:00Z">
        <w:r w:rsidR="001774F4">
          <w:t xml:space="preserve"> The date and time </w:t>
        </w:r>
      </w:ins>
      <w:ins w:id="359" w:author="Fidino, Mason" w:date="2019-02-21T14:36:00Z">
        <w:r w:rsidR="001774F4">
          <w:t>of</w:t>
        </w:r>
      </w:ins>
      <w:ins w:id="360" w:author="Fidino, Mason" w:date="2019-02-21T14:35:00Z">
        <w:r w:rsidR="001774F4">
          <w:t xml:space="preserve"> each photo was collected</w:t>
        </w:r>
      </w:ins>
      <w:ins w:id="361" w:author="Fidino, Mason" w:date="2019-02-21T14:36:00Z">
        <w:r w:rsidR="001774F4">
          <w:t xml:space="preserve"> in the </w:t>
        </w:r>
        <w:proofErr w:type="spellStart"/>
        <w:r w:rsidR="001774F4">
          <w:t>exif</w:t>
        </w:r>
        <w:proofErr w:type="spellEnd"/>
        <w:r w:rsidR="001774F4">
          <w:t xml:space="preserve"> data tied to an image.</w:t>
        </w:r>
      </w:ins>
    </w:p>
    <w:p w14:paraId="47B88FFC" w14:textId="62A694BD" w:rsidR="00F778A5" w:rsidRDefault="00F778A5" w:rsidP="0091115B">
      <w:pPr>
        <w:pStyle w:val="Heading2"/>
        <w:rPr>
          <w:ins w:id="362" w:author="Fidino, Mason [2]" w:date="2019-03-11T10:03:00Z"/>
        </w:rPr>
      </w:pPr>
      <w:commentRangeStart w:id="363"/>
      <w:r w:rsidRPr="0087679E">
        <w:t>Statistical analysis</w:t>
      </w:r>
      <w:commentRangeEnd w:id="363"/>
      <w:r w:rsidR="008577D7">
        <w:rPr>
          <w:rStyle w:val="CommentReference"/>
        </w:rPr>
        <w:commentReference w:id="363"/>
      </w:r>
    </w:p>
    <w:p w14:paraId="2BA50F99" w14:textId="77777777" w:rsidR="00DD13EE" w:rsidRPr="00DD13EE" w:rsidRDefault="00DD13EE">
      <w:pPr>
        <w:pPrChange w:id="364" w:author="Fidino, Mason [2]" w:date="2019-03-11T10:03:00Z">
          <w:pPr>
            <w:pStyle w:val="Heading2"/>
          </w:pPr>
        </w:pPrChange>
      </w:pPr>
    </w:p>
    <w:p w14:paraId="223CAD00" w14:textId="0AFFB20A" w:rsidR="00535BA0" w:rsidRPr="0010445F" w:rsidRDefault="0010445F" w:rsidP="0010445F">
      <w:r>
        <w:t>W</w:t>
      </w:r>
      <w:r w:rsidRPr="0010445F">
        <w:t>e fit three separate</w:t>
      </w:r>
      <w:r w:rsidR="00470091">
        <w:t xml:space="preserve"> hierarchical</w:t>
      </w:r>
      <w:r w:rsidRPr="0010445F">
        <w:t xml:space="preserve"> occupancy models to </w:t>
      </w:r>
      <w:r>
        <w:t xml:space="preserve">all species with sufficient data. For simplicity, we explain these models for a single species. In </w:t>
      </w:r>
      <w:r w:rsidR="00470091">
        <w:t>the</w:t>
      </w:r>
      <w:r>
        <w:t xml:space="preserve"> </w:t>
      </w:r>
      <w:ins w:id="365" w:author="Fidino, Mason" w:date="2019-02-21T14:35:00Z">
        <w:r w:rsidR="001774F4">
          <w:t>three</w:t>
        </w:r>
      </w:ins>
      <w:del w:id="366" w:author="Fidino, Mason" w:date="2019-02-21T14:35:00Z">
        <w:r w:rsidR="00470091" w:rsidDel="001774F4">
          <w:delText>3</w:delText>
        </w:r>
      </w:del>
      <w:r>
        <w:t xml:space="preserve"> models,</w:t>
      </w:r>
      <w:r w:rsidR="00535BA0" w:rsidRPr="0010445F">
        <w:t xml:space="preserve"> we assume the occupancy status of a species does not change </w:t>
      </w:r>
      <w:r>
        <w:t xml:space="preserve">over the 28-day sampling period </w:t>
      </w:r>
      <w:r w:rsidR="00535BA0" w:rsidRPr="0010445F">
        <w:t>and that the probability of occupancy does not var</w:t>
      </w:r>
      <w:r w:rsidR="00DA6400" w:rsidRPr="0010445F">
        <w:t xml:space="preserve">y </w:t>
      </w:r>
      <w:r w:rsidR="00470091">
        <w:t>between</w:t>
      </w:r>
      <w:r w:rsidR="00DA6400" w:rsidRPr="0010445F">
        <w:t xml:space="preserve"> sites. Thus, the probability of occupancy,</w:t>
      </w:r>
      <w:r w:rsidR="00437396" w:rsidRPr="0010445F">
        <w:t xml:space="preserve"> </w:t>
      </w:r>
      <w:r w:rsidR="00DA6400" w:rsidRPr="0010445F">
        <w:rPr>
          <w:i/>
        </w:rPr>
        <w:t>ψ</w:t>
      </w:r>
      <w:r w:rsidR="00DA6400" w:rsidRPr="0010445F">
        <w:t>,</w:t>
      </w:r>
      <w:r w:rsidR="00535BA0" w:rsidRPr="0010445F">
        <w:t xml:space="preserve"> </w:t>
      </w:r>
      <w:r w:rsidR="00DA6400" w:rsidRPr="0010445F">
        <w:t>at</w:t>
      </w:r>
      <w:r w:rsidR="00535BA0" w:rsidRPr="0010445F">
        <w:t xml:space="preserve"> </w:t>
      </w:r>
      <w:r w:rsidR="008F6830" w:rsidRPr="0010445F">
        <w:rPr>
          <w:i/>
        </w:rPr>
        <w:t>s</w:t>
      </w:r>
      <w:r w:rsidR="00DA6400" w:rsidRPr="0010445F">
        <w:t xml:space="preserve"> in </w:t>
      </w:r>
      <w:proofErr w:type="gramStart"/>
      <w:r w:rsidR="00DA6400" w:rsidRPr="0010445F">
        <w:t>1,…</w:t>
      </w:r>
      <w:proofErr w:type="gramEnd"/>
      <w:r w:rsidR="00DA6400" w:rsidRPr="0010445F">
        <w:t>,</w:t>
      </w:r>
      <w:r w:rsidR="008F6830" w:rsidRPr="00E63A05">
        <w:rPr>
          <w:i/>
        </w:rPr>
        <w:t>S</w:t>
      </w:r>
      <w:r w:rsidR="00437396" w:rsidRPr="0010445F">
        <w:t xml:space="preserve"> sites </w:t>
      </w:r>
      <w:r>
        <w:t>i</w:t>
      </w:r>
      <w:r w:rsidR="00437396" w:rsidRPr="0010445F">
        <w:t>s the following Bernoulli process</w:t>
      </w:r>
    </w:p>
    <w:p w14:paraId="49240EE8" w14:textId="1884AB0A" w:rsidR="00535BA0" w:rsidRPr="00535BA0" w:rsidRDefault="00AC5A6F">
      <m:oMathPara>
        <m:oMath>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Bernoulli</m:t>
          </m:r>
          <m:d>
            <m:dPr>
              <m:ctrlPr>
                <w:rPr>
                  <w:rFonts w:ascii="Cambria Math" w:hAnsi="Cambria Math"/>
                </w:rPr>
              </m:ctrlPr>
            </m:dPr>
            <m:e>
              <m:r>
                <w:rPr>
                  <w:rFonts w:ascii="Cambria Math" w:hAnsi="Cambria Math"/>
                </w:rPr>
                <m:t>ψ</m:t>
              </m:r>
            </m:e>
          </m:d>
        </m:oMath>
      </m:oMathPara>
    </w:p>
    <w:p w14:paraId="77E8F897" w14:textId="6F6719CB" w:rsidR="00437396" w:rsidRDefault="0010445F">
      <w:r>
        <w:t>w</w:t>
      </w:r>
      <w:r w:rsidR="00D213EB">
        <w:t xml:space="preserve">here </w:t>
      </w:r>
      <w:proofErr w:type="spellStart"/>
      <w:r w:rsidR="00D213EB" w:rsidRPr="00D213EB">
        <w:rPr>
          <w:i/>
        </w:rPr>
        <w:t>z</w:t>
      </w:r>
      <w:r>
        <w:rPr>
          <w:i/>
          <w:vertAlign w:val="subscript"/>
        </w:rPr>
        <w:t>s</w:t>
      </w:r>
      <w:proofErr w:type="spellEnd"/>
      <w:r w:rsidR="00D213EB">
        <w:t xml:space="preserve"> is </w:t>
      </w:r>
      <w:r w:rsidR="00470091">
        <w:t xml:space="preserve">a random binary variable that represents </w:t>
      </w:r>
      <w:r w:rsidR="00D213EB">
        <w:t>the occupancy stat</w:t>
      </w:r>
      <w:r w:rsidR="008C49D4">
        <w:t>us</w:t>
      </w:r>
      <w:r w:rsidR="00D213EB">
        <w:t xml:space="preserve"> of a species</w:t>
      </w:r>
      <w:r w:rsidR="00470091">
        <w:t xml:space="preserve">. If the species is present </w:t>
      </w:r>
      <w:proofErr w:type="spellStart"/>
      <w:r w:rsidR="00470091" w:rsidRPr="00D213EB">
        <w:rPr>
          <w:i/>
        </w:rPr>
        <w:t>z</w:t>
      </w:r>
      <w:r w:rsidR="00470091">
        <w:rPr>
          <w:i/>
          <w:vertAlign w:val="subscript"/>
        </w:rPr>
        <w:t>s</w:t>
      </w:r>
      <w:proofErr w:type="spellEnd"/>
      <w:r w:rsidR="00470091">
        <w:t xml:space="preserve"> </w:t>
      </w:r>
      <w:r w:rsidR="00660007">
        <w:t>ta</w:t>
      </w:r>
      <w:r w:rsidR="00D213EB">
        <w:t>kes the value of</w:t>
      </w:r>
      <w:r w:rsidR="00660007">
        <w:t xml:space="preserve"> 1</w:t>
      </w:r>
      <w:r w:rsidR="00D213EB">
        <w:t xml:space="preserve"> and is otherwise 0.</w:t>
      </w:r>
      <w:r w:rsidR="0047713F">
        <w:t xml:space="preserve"> </w:t>
      </w:r>
      <w:r w:rsidR="00437396">
        <w:t>Such</w:t>
      </w:r>
      <w:r w:rsidR="00D213EB">
        <w:t xml:space="preserve"> a model is no different than the latent state of an</w:t>
      </w:r>
      <w:r w:rsidR="00437396">
        <w:t xml:space="preserve"> intercept-only occupancy model, which we assume is adequate given the proximity </w:t>
      </w:r>
      <w:r w:rsidR="004727A9">
        <w:t xml:space="preserve">of </w:t>
      </w:r>
      <w:r w:rsidR="00437396">
        <w:t xml:space="preserve">and similarity between natural areas sampled in this study. </w:t>
      </w:r>
    </w:p>
    <w:p w14:paraId="64D0EF69" w14:textId="70767BC8" w:rsidR="002F3E7A" w:rsidRDefault="00690B1F" w:rsidP="00E63A05">
      <w:pPr>
        <w:pStyle w:val="Heading3"/>
        <w:rPr>
          <w:ins w:id="367" w:author="Fidino, Mason [2]" w:date="2019-03-11T10:03:00Z"/>
        </w:rPr>
      </w:pPr>
      <w:r>
        <w:t>Observation m</w:t>
      </w:r>
      <w:r w:rsidR="009876C7">
        <w:t xml:space="preserve">odel 1: Does lure increase the number of </w:t>
      </w:r>
      <w:r w:rsidR="0065496B">
        <w:t>days</w:t>
      </w:r>
      <w:r w:rsidR="009876C7">
        <w:t xml:space="preserve"> a species is detected?</w:t>
      </w:r>
    </w:p>
    <w:p w14:paraId="0C779548" w14:textId="77777777" w:rsidR="00DD13EE" w:rsidRPr="00DD13EE" w:rsidRDefault="00DD13EE">
      <w:pPr>
        <w:pPrChange w:id="368" w:author="Fidino, Mason [2]" w:date="2019-03-11T10:03:00Z">
          <w:pPr>
            <w:pStyle w:val="Heading3"/>
          </w:pPr>
        </w:pPrChange>
      </w:pPr>
    </w:p>
    <w:p w14:paraId="6643EF99" w14:textId="1375C9D3" w:rsidR="0087679E" w:rsidRPr="008F6830" w:rsidRDefault="0091115B" w:rsidP="00982E3E">
      <w:pPr>
        <w:ind w:firstLine="720"/>
      </w:pPr>
      <w:r>
        <w:t>O</w:t>
      </w:r>
      <w:r w:rsidR="00D213EB">
        <w:t>ur</w:t>
      </w:r>
      <w:r w:rsidR="00437396">
        <w:t xml:space="preserve"> first model </w:t>
      </w:r>
      <w:r w:rsidR="0087679E">
        <w:t>assumes that day</w:t>
      </w:r>
      <w:r w:rsidR="00982E3E">
        <w:t>s</w:t>
      </w:r>
      <w:r w:rsidR="0087679E">
        <w:t xml:space="preserve"> within a sampling week </w:t>
      </w:r>
      <w:r w:rsidR="00982E3E">
        <w:t>are</w:t>
      </w:r>
      <w:r w:rsidR="0087679E">
        <w:t xml:space="preserve"> repeat surveys in which a species may </w:t>
      </w:r>
      <w:r w:rsidR="00D213EB">
        <w:t>be detected</w:t>
      </w:r>
      <w:r w:rsidR="008F6830">
        <w:t xml:space="preserve"> given </w:t>
      </w:r>
      <w:r w:rsidR="00201E90">
        <w:t>its</w:t>
      </w:r>
      <w:r w:rsidR="008F6830">
        <w:t xml:space="preserve"> presence</w:t>
      </w:r>
      <w:r w:rsidR="00201E90">
        <w:t>. This</w:t>
      </w:r>
      <w:r w:rsidR="00D213EB">
        <w:t xml:space="preserve"> is the most traditional formulation </w:t>
      </w:r>
      <w:r>
        <w:t>of a</w:t>
      </w:r>
      <w:r w:rsidR="00660007">
        <w:t xml:space="preserve"> hierarchical</w:t>
      </w:r>
      <w:r w:rsidR="00D213EB">
        <w:t xml:space="preserve"> occupancy model</w:t>
      </w:r>
      <w:r w:rsidR="008F6830">
        <w:t xml:space="preserve"> (ref)</w:t>
      </w:r>
      <w:r w:rsidR="00D213EB">
        <w:t>.</w:t>
      </w:r>
      <w:r w:rsidR="008F6830">
        <w:t xml:space="preserve"> For each of the two cameras, </w:t>
      </w:r>
      <w:r w:rsidR="008F6830" w:rsidRPr="008F6830">
        <w:rPr>
          <w:i/>
        </w:rPr>
        <w:t>c</w:t>
      </w:r>
      <w:r w:rsidR="008F6830">
        <w:t xml:space="preserve">, deployed at a site and </w:t>
      </w:r>
      <w:r w:rsidR="008F6830">
        <w:rPr>
          <w:i/>
        </w:rPr>
        <w:t>k</w:t>
      </w:r>
      <w:r w:rsidR="008F6830">
        <w:t xml:space="preserve"> in </w:t>
      </w:r>
      <w:proofErr w:type="gramStart"/>
      <w:r w:rsidR="008F6830">
        <w:t>1,…</w:t>
      </w:r>
      <w:proofErr w:type="gramEnd"/>
      <w:r w:rsidR="008F6830">
        <w:t>,4 weeks of sampling we</w:t>
      </w:r>
      <w:r w:rsidR="00437396">
        <w:t xml:space="preserve"> </w:t>
      </w:r>
      <w:r w:rsidR="00982E3E">
        <w:t>can model the effect of lure</w:t>
      </w:r>
      <w:r w:rsidR="008F6830">
        <w:t xml:space="preserve"> as</w:t>
      </w:r>
      <w:r w:rsidR="00437396">
        <w:t xml:space="preserve"> </w:t>
      </w:r>
      <w:r w:rsidR="008F6830">
        <w:t xml:space="preserve">the following </w:t>
      </w:r>
      <w:r w:rsidR="00437396">
        <w:t>Binomial process</w:t>
      </w:r>
      <w:r w:rsidR="008F6830">
        <w:t>:</w:t>
      </w:r>
    </w:p>
    <w:p w14:paraId="18DEE2E0" w14:textId="54F5A4D0" w:rsidR="00437396" w:rsidRDefault="00AC5A6F" w:rsidP="00437396">
      <w:pPr>
        <w:ind w:firstLine="720"/>
      </w:pPr>
      <m:oMathPara>
        <m:oMath>
          <m:sSub>
            <m:sSubPr>
              <m:ctrlPr>
                <w:rPr>
                  <w:rFonts w:ascii="Cambria Math" w:hAnsi="Cambria Math"/>
                  <w:i/>
                </w:rPr>
              </m:ctrlPr>
            </m:sSubPr>
            <m:e>
              <m:r>
                <w:rPr>
                  <w:rFonts w:ascii="Cambria Math" w:hAnsi="Cambria Math"/>
                </w:rPr>
                <m:t>y</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s</m:t>
              </m:r>
            </m:sub>
          </m:sSub>
          <m:r>
            <w:rPr>
              <w:rFonts w:ascii="Cambria Math" w:hAnsi="Cambria Math"/>
            </w:rPr>
            <m:t xml:space="preserve"> ~ </m:t>
          </m:r>
          <m:r>
            <m:rPr>
              <m:sty m:val="p"/>
            </m:rPr>
            <w:rPr>
              <w:rFonts w:ascii="Cambria Math" w:hAnsi="Cambria Math"/>
            </w:rPr>
            <m:t>Binomial</m:t>
          </m:r>
          <m:d>
            <m:dPr>
              <m:ctrlPr>
                <w:rPr>
                  <w:rFonts w:ascii="Cambria Math" w:hAnsi="Cambria Math"/>
                </w:rPr>
              </m:ctrlPr>
            </m:dPr>
            <m:e>
              <m:sSub>
                <m:sSubPr>
                  <m:ctrlPr>
                    <w:rPr>
                      <w:rFonts w:ascii="Cambria Math" w:hAnsi="Cambria Math"/>
                      <w:i/>
                    </w:rPr>
                  </m:ctrlPr>
                </m:sSubPr>
                <m:e>
                  <m:r>
                    <w:rPr>
                      <w:rFonts w:ascii="Cambria Math" w:hAnsi="Cambria Math"/>
                    </w:rPr>
                    <m:t>j</m:t>
                  </m:r>
                </m:e>
                <m:sub>
                  <m:r>
                    <w:rPr>
                      <w:rFonts w:ascii="Cambria Math" w:hAnsi="Cambria Math"/>
                    </w:rPr>
                    <m:t>s,k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s,k,c</m:t>
                  </m:r>
                </m:sub>
              </m:sSub>
              <m:sSub>
                <m:sSubPr>
                  <m:ctrlPr>
                    <w:rPr>
                      <w:rFonts w:ascii="Cambria Math" w:hAnsi="Cambria Math"/>
                      <w:i/>
                    </w:rPr>
                  </m:ctrlPr>
                </m:sSubPr>
                <m:e>
                  <m:r>
                    <w:rPr>
                      <w:rFonts w:ascii="Cambria Math" w:hAnsi="Cambria Math"/>
                    </w:rPr>
                    <m:t xml:space="preserve"> z</m:t>
                  </m:r>
                </m:e>
                <m:sub>
                  <m:r>
                    <w:rPr>
                      <w:rFonts w:ascii="Cambria Math" w:hAnsi="Cambria Math"/>
                    </w:rPr>
                    <m:t>s</m:t>
                  </m:r>
                </m:sub>
              </m:sSub>
            </m:e>
          </m:d>
        </m:oMath>
      </m:oMathPara>
    </w:p>
    <w:p w14:paraId="5D725124" w14:textId="42AA597D" w:rsidR="00535BA0" w:rsidRDefault="00437396">
      <w:pPr>
        <w:rPr>
          <w:rFonts w:cstheme="minorHAnsi"/>
        </w:rPr>
      </w:pPr>
      <w:r>
        <w:t xml:space="preserve">Where </w:t>
      </w:r>
      <w:proofErr w:type="spellStart"/>
      <w:proofErr w:type="gramStart"/>
      <w:r w:rsidRPr="00437396">
        <w:rPr>
          <w:i/>
        </w:rPr>
        <w:t>y</w:t>
      </w:r>
      <w:r w:rsidR="008F6830">
        <w:rPr>
          <w:i/>
          <w:vertAlign w:val="subscript"/>
        </w:rPr>
        <w:t>s,</w:t>
      </w:r>
      <w:r>
        <w:rPr>
          <w:i/>
          <w:vertAlign w:val="subscript"/>
        </w:rPr>
        <w:t>k</w:t>
      </w:r>
      <w:proofErr w:type="gramEnd"/>
      <w:r w:rsidR="008F6830">
        <w:rPr>
          <w:i/>
          <w:vertAlign w:val="subscript"/>
        </w:rPr>
        <w:t>,c</w:t>
      </w:r>
      <w:proofErr w:type="spellEnd"/>
      <w:r>
        <w:rPr>
          <w:i/>
          <w:vertAlign w:val="subscript"/>
        </w:rPr>
        <w:t xml:space="preserve"> </w:t>
      </w:r>
      <w:r w:rsidR="0047713F">
        <w:t>are the number of days a species</w:t>
      </w:r>
      <w:r>
        <w:t xml:space="preserve"> was detected at s</w:t>
      </w:r>
      <w:r w:rsidR="008F6830">
        <w:t>ite</w:t>
      </w:r>
      <w:r>
        <w:t xml:space="preserve"> </w:t>
      </w:r>
      <w:proofErr w:type="spellStart"/>
      <w:r w:rsidR="008F6830">
        <w:rPr>
          <w:i/>
        </w:rPr>
        <w:t>s</w:t>
      </w:r>
      <w:r w:rsidR="008F6830">
        <w:t xml:space="preserve"> </w:t>
      </w:r>
      <w:r>
        <w:t>on</w:t>
      </w:r>
      <w:proofErr w:type="spellEnd"/>
      <w:r>
        <w:t xml:space="preserve"> week </w:t>
      </w:r>
      <w:r>
        <w:rPr>
          <w:i/>
        </w:rPr>
        <w:t>k</w:t>
      </w:r>
      <w:r w:rsidR="008F6830">
        <w:t xml:space="preserve"> at camera </w:t>
      </w:r>
      <w:r w:rsidR="008F6830">
        <w:rPr>
          <w:i/>
        </w:rPr>
        <w:t>c</w:t>
      </w:r>
      <w:r>
        <w:t xml:space="preserve">, </w:t>
      </w:r>
      <w:proofErr w:type="spellStart"/>
      <w:r>
        <w:rPr>
          <w:i/>
        </w:rPr>
        <w:t>j</w:t>
      </w:r>
      <w:r w:rsidR="00982E3E">
        <w:rPr>
          <w:i/>
          <w:vertAlign w:val="subscript"/>
        </w:rPr>
        <w:t>s</w:t>
      </w:r>
      <w:r>
        <w:rPr>
          <w:i/>
          <w:vertAlign w:val="subscript"/>
        </w:rPr>
        <w:t>,k</w:t>
      </w:r>
      <w:proofErr w:type="spellEnd"/>
      <w:r>
        <w:rPr>
          <w:vertAlign w:val="subscript"/>
        </w:rPr>
        <w:t xml:space="preserve"> </w:t>
      </w:r>
      <w:r>
        <w:t xml:space="preserve">are the number of days sampled at site </w:t>
      </w:r>
      <w:proofErr w:type="spellStart"/>
      <w:r w:rsidR="00982E3E">
        <w:rPr>
          <w:i/>
        </w:rPr>
        <w:t>s</w:t>
      </w:r>
      <w:r>
        <w:t xml:space="preserve"> on</w:t>
      </w:r>
      <w:proofErr w:type="spellEnd"/>
      <w:r>
        <w:t xml:space="preserve"> week </w:t>
      </w:r>
      <w:r>
        <w:rPr>
          <w:i/>
        </w:rPr>
        <w:t>k</w:t>
      </w:r>
      <w:r>
        <w:t xml:space="preserve">, and </w:t>
      </w:r>
      <w:proofErr w:type="spellStart"/>
      <w:r w:rsidR="0047713F">
        <w:rPr>
          <w:rFonts w:cstheme="minorHAnsi"/>
          <w:i/>
        </w:rPr>
        <w:t>p</w:t>
      </w:r>
      <w:r w:rsidR="00982E3E">
        <w:rPr>
          <w:rFonts w:cstheme="minorHAnsi"/>
          <w:i/>
          <w:vertAlign w:val="subscript"/>
        </w:rPr>
        <w:t>s</w:t>
      </w:r>
      <w:r>
        <w:rPr>
          <w:rFonts w:cstheme="minorHAnsi"/>
          <w:i/>
          <w:vertAlign w:val="subscript"/>
        </w:rPr>
        <w:t>,k</w:t>
      </w:r>
      <w:r w:rsidR="00982E3E">
        <w:rPr>
          <w:rFonts w:cstheme="minorHAnsi"/>
          <w:i/>
          <w:vertAlign w:val="subscript"/>
        </w:rPr>
        <w:t>,c</w:t>
      </w:r>
      <w:proofErr w:type="spellEnd"/>
      <w:r>
        <w:rPr>
          <w:rFonts w:cstheme="minorHAnsi"/>
        </w:rPr>
        <w:t xml:space="preserve"> is the probability of detecting a species given their presence (i.e., </w:t>
      </w:r>
      <w:proofErr w:type="spellStart"/>
      <w:r w:rsidRPr="0047713F">
        <w:rPr>
          <w:rFonts w:cstheme="minorHAnsi"/>
          <w:i/>
        </w:rPr>
        <w:t>z</w:t>
      </w:r>
      <w:r w:rsidR="00982E3E">
        <w:rPr>
          <w:rFonts w:cstheme="minorHAnsi"/>
          <w:i/>
          <w:vertAlign w:val="subscript"/>
        </w:rPr>
        <w:t>s</w:t>
      </w:r>
      <w:proofErr w:type="spellEnd"/>
      <w:r>
        <w:rPr>
          <w:rFonts w:cstheme="minorHAnsi"/>
        </w:rPr>
        <w:t xml:space="preserve"> = 1).</w:t>
      </w:r>
      <w:r w:rsidR="00982E3E">
        <w:rPr>
          <w:rFonts w:cstheme="minorHAnsi"/>
        </w:rPr>
        <w:t xml:space="preserve"> We can incorporate the presence of lure on </w:t>
      </w:r>
      <w:proofErr w:type="spellStart"/>
      <w:proofErr w:type="gramStart"/>
      <w:r w:rsidR="00982E3E">
        <w:rPr>
          <w:rFonts w:cstheme="minorHAnsi"/>
          <w:i/>
        </w:rPr>
        <w:t>p</w:t>
      </w:r>
      <w:r w:rsidR="00982E3E">
        <w:rPr>
          <w:rFonts w:cstheme="minorHAnsi"/>
          <w:i/>
          <w:vertAlign w:val="subscript"/>
        </w:rPr>
        <w:t>s,k</w:t>
      </w:r>
      <w:proofErr w:type="gramEnd"/>
      <w:r w:rsidR="00982E3E">
        <w:rPr>
          <w:rFonts w:cstheme="minorHAnsi"/>
          <w:i/>
          <w:vertAlign w:val="subscript"/>
        </w:rPr>
        <w:t>,c</w:t>
      </w:r>
      <w:proofErr w:type="spellEnd"/>
      <w:r w:rsidR="00982E3E">
        <w:rPr>
          <w:rFonts w:cstheme="minorHAnsi"/>
          <w:i/>
          <w:vertAlign w:val="subscript"/>
        </w:rPr>
        <w:t xml:space="preserve"> </w:t>
      </w:r>
      <w:r w:rsidR="00982E3E">
        <w:rPr>
          <w:rFonts w:cstheme="minorHAnsi"/>
        </w:rPr>
        <w:t>via the logit-link function such that</w:t>
      </w:r>
    </w:p>
    <w:p w14:paraId="650F5838" w14:textId="4009E962" w:rsidR="00982E3E" w:rsidRPr="00982E3E" w:rsidRDefault="00982E3E">
      <w:pPr>
        <w:rPr>
          <w:rFonts w:eastAsiaTheme="minorEastAsia"/>
        </w:rPr>
      </w:pPr>
      <m:oMathPara>
        <m:oMath>
          <m:r>
            <m:rPr>
              <m:sty m:val="p"/>
            </m:rPr>
            <w:rPr>
              <w:rFonts w:ascii="Cambria Math" w:hAnsi="Cambria Math"/>
            </w:rPr>
            <m:t>logit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s,k,c</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30B391CF" w14:textId="7B272781" w:rsidR="00982E3E" w:rsidRDefault="00E042E7">
      <w:pPr>
        <w:rPr>
          <w:rFonts w:eastAsiaTheme="minorEastAsia"/>
        </w:rPr>
      </w:pPr>
      <w:r>
        <w:t>Here,</w:t>
      </w:r>
      <w:r w:rsidR="00982E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982E3E">
        <w:rPr>
          <w:rFonts w:eastAsiaTheme="minorEastAsia"/>
        </w:rPr>
        <w:t xml:space="preserve"> is the log odds a species is detected without lure</w:t>
      </w:r>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lure</m:t>
            </m:r>
          </m:sub>
        </m:sSub>
      </m:oMath>
      <w:r>
        <w:rPr>
          <w:rFonts w:eastAsiaTheme="minorEastAsia"/>
        </w:rPr>
        <w:t xml:space="preserve"> is the log odds difference in detection given the presence of lure, </w:t>
      </w:r>
      <m:oMath>
        <m:sSub>
          <m:sSubPr>
            <m:ctrlPr>
              <w:rPr>
                <w:rFonts w:ascii="Cambria Math" w:hAnsi="Cambria Math"/>
                <w:i/>
              </w:rPr>
            </m:ctrlPr>
          </m:sSubPr>
          <m:e>
            <m:r>
              <w:rPr>
                <w:rFonts w:ascii="Cambria Math" w:hAnsi="Cambria Math"/>
              </w:rPr>
              <m:t>x</m:t>
            </m:r>
          </m:e>
          <m:sub>
            <m:r>
              <w:rPr>
                <w:rFonts w:ascii="Cambria Math" w:hAnsi="Cambria Math"/>
              </w:rPr>
              <m:t>s,k,c</m:t>
            </m:r>
          </m:sub>
        </m:sSub>
      </m:oMath>
      <w:r>
        <w:rPr>
          <w:rFonts w:eastAsiaTheme="minorEastAsia"/>
        </w:rPr>
        <w:t xml:space="preserve"> is an indicator variable which takes the value 1 when lure is present</w:t>
      </w:r>
      <w:r w:rsidR="00660007">
        <w:rPr>
          <w:rFonts w:eastAsiaTheme="minorEastAsia"/>
        </w:rPr>
        <w:t xml:space="preserve"> at a camera</w:t>
      </w:r>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Pr>
          <w:rFonts w:eastAsiaTheme="minorEastAsia"/>
        </w:rPr>
        <w:t xml:space="preserve"> is a site-level random effect to account for variability that may exist between sampling locations</w:t>
      </w:r>
      <w:r w:rsidR="00660007">
        <w:rPr>
          <w:rFonts w:eastAsiaTheme="minorEastAsia"/>
        </w:rPr>
        <w:t xml:space="preserve"> not attributed to lure</w:t>
      </w:r>
      <w:r>
        <w:rPr>
          <w:rFonts w:eastAsiaTheme="minorEastAsia"/>
        </w:rPr>
        <w:t>.</w:t>
      </w:r>
    </w:p>
    <w:p w14:paraId="0C269545" w14:textId="4CE4C6B6" w:rsidR="0010445F" w:rsidRDefault="00690B1F" w:rsidP="0032479E">
      <w:pPr>
        <w:pStyle w:val="Heading3"/>
        <w:rPr>
          <w:ins w:id="369" w:author="Fidino, Mason [2]" w:date="2019-03-11T10:03:00Z"/>
        </w:rPr>
      </w:pPr>
      <w:r>
        <w:t>Observation m</w:t>
      </w:r>
      <w:r w:rsidR="00E042E7">
        <w:t>odel 2: Does lure decrease the amount of time to first detection?</w:t>
      </w:r>
    </w:p>
    <w:p w14:paraId="7FA823E8" w14:textId="77777777" w:rsidR="00DD13EE" w:rsidRPr="00DD13EE" w:rsidRDefault="00DD13EE">
      <w:pPr>
        <w:pPrChange w:id="370" w:author="Fidino, Mason [2]" w:date="2019-03-11T10:03:00Z">
          <w:pPr>
            <w:pStyle w:val="Heading3"/>
          </w:pPr>
        </w:pPrChange>
      </w:pPr>
    </w:p>
    <w:p w14:paraId="59527957" w14:textId="7C263BB6" w:rsidR="00092318" w:rsidRPr="0006298E" w:rsidRDefault="002F3E7A" w:rsidP="00E042E7">
      <w:pPr>
        <w:rPr>
          <w:rFonts w:eastAsiaTheme="minorEastAsia"/>
        </w:rPr>
      </w:pPr>
      <w:r>
        <w:t xml:space="preserve">Instead of increasing the number of </w:t>
      </w:r>
      <w:r w:rsidR="00C118F7">
        <w:t>days</w:t>
      </w:r>
      <w:r>
        <w:t xml:space="preserve"> a species </w:t>
      </w:r>
      <w:r w:rsidR="0090292B">
        <w:t>investigates</w:t>
      </w:r>
      <w:r>
        <w:t xml:space="preserve"> a camera, </w:t>
      </w:r>
      <w:r w:rsidR="0090292B">
        <w:t>lure</w:t>
      </w:r>
      <w:r>
        <w:t xml:space="preserve"> may decrease the amount of time it takes to</w:t>
      </w:r>
      <w:r w:rsidR="00B97975">
        <w:t xml:space="preserve"> </w:t>
      </w:r>
      <w:r w:rsidR="003E22B8">
        <w:t>detect them</w:t>
      </w:r>
      <w:r w:rsidR="0090292B">
        <w:t xml:space="preserve"> for the first time</w:t>
      </w:r>
      <w:r w:rsidR="003E22B8">
        <w:t xml:space="preserve"> (Bischof et al. 2014).</w:t>
      </w:r>
      <w:r w:rsidR="00887F05">
        <w:t xml:space="preserve"> </w:t>
      </w:r>
      <w:r w:rsidR="00835112">
        <w:t xml:space="preserve">To </w:t>
      </w:r>
      <w:r w:rsidR="0090292B">
        <w:t>quantify this effect, we instead treat data collection as a continuous time process. Thus, let</w:t>
      </w:r>
      <w:r w:rsidR="00835112">
        <w:t xml:space="preserve"> t</w:t>
      </w:r>
      <w:r w:rsidR="00887F05">
        <w:t xml:space="preserve">he response variable of this </w:t>
      </w:r>
      <w:r w:rsidR="0090292B">
        <w:t>model</w:t>
      </w:r>
      <w:r w:rsidR="00887F05">
        <w:t xml:space="preserve">,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87F05">
        <w:rPr>
          <w:rFonts w:eastAsiaTheme="minorEastAsia"/>
        </w:rPr>
        <w:t xml:space="preserve">, </w:t>
      </w:r>
      <w:r w:rsidR="0090292B">
        <w:rPr>
          <w:rFonts w:eastAsiaTheme="minorEastAsia"/>
        </w:rPr>
        <w:t>be</w:t>
      </w:r>
      <w:r w:rsidR="00887F05">
        <w:rPr>
          <w:rFonts w:eastAsiaTheme="minorEastAsia"/>
        </w:rPr>
        <w:t xml:space="preserve"> the </w:t>
      </w:r>
      <w:r w:rsidR="00835112">
        <w:rPr>
          <w:rFonts w:eastAsiaTheme="minorEastAsia"/>
        </w:rPr>
        <w:t>continuous number</w:t>
      </w:r>
      <w:r w:rsidR="00887F05">
        <w:rPr>
          <w:rFonts w:eastAsiaTheme="minorEastAsia"/>
        </w:rPr>
        <w:t xml:space="preserve"> of days to first detection</w:t>
      </w:r>
      <w:r w:rsidR="0090292B">
        <w:rPr>
          <w:rFonts w:eastAsiaTheme="minorEastAsia"/>
        </w:rPr>
        <w:t xml:space="preserve"> (i.e., the amount of time it takes </w:t>
      </w:r>
      <w:ins w:id="371" w:author="Fidino, Mason" w:date="2019-02-21T14:18:00Z">
        <w:r w:rsidR="00433827">
          <w:rPr>
            <w:rFonts w:eastAsiaTheme="minorEastAsia"/>
          </w:rPr>
          <w:t xml:space="preserve">each week </w:t>
        </w:r>
      </w:ins>
      <w:r w:rsidR="0090292B">
        <w:rPr>
          <w:rFonts w:eastAsiaTheme="minorEastAsia"/>
        </w:rPr>
        <w:t>to collect the first image of a species per camera)</w:t>
      </w:r>
      <w:r w:rsidR="00887F05">
        <w:rPr>
          <w:rFonts w:eastAsiaTheme="minorEastAsia"/>
        </w:rPr>
        <w:t>.</w:t>
      </w:r>
      <w:r w:rsidR="00835112">
        <w:rPr>
          <w:rFonts w:eastAsiaTheme="minorEastAsia"/>
        </w:rPr>
        <w:t xml:space="preserve"> However,</w:t>
      </w:r>
      <w:r w:rsidR="00887F05">
        <w:rPr>
          <w:rFonts w:eastAsiaTheme="minorEastAsia"/>
        </w:rPr>
        <w:t xml:space="preserve"> if a species is</w:t>
      </w:r>
      <w:r w:rsidR="0090292B">
        <w:rPr>
          <w:rFonts w:eastAsiaTheme="minorEastAsia"/>
        </w:rPr>
        <w:t xml:space="preserve"> present at a site but</w:t>
      </w:r>
      <w:r w:rsidR="00887F05">
        <w:rPr>
          <w:rFonts w:eastAsiaTheme="minorEastAsia"/>
        </w:rPr>
        <w:t xml:space="preserve"> not detected after 7 days</w:t>
      </w:r>
      <w:r w:rsidR="008C69F4">
        <w:rPr>
          <w:rFonts w:eastAsiaTheme="minorEastAsia"/>
        </w:rPr>
        <w:t xml:space="preserve"> </w:t>
      </w:r>
      <w:r w:rsidR="00835112">
        <w:rPr>
          <w:rFonts w:eastAsiaTheme="minorEastAsia"/>
        </w:rPr>
        <w:t xml:space="preserve">when </w:t>
      </w:r>
      <w:r w:rsidR="0090292B">
        <w:rPr>
          <w:rFonts w:eastAsiaTheme="minorEastAsia"/>
        </w:rPr>
        <w:t>treatments</w:t>
      </w:r>
      <w:r w:rsidR="00835112">
        <w:rPr>
          <w:rFonts w:eastAsiaTheme="minorEastAsia"/>
        </w:rPr>
        <w:t xml:space="preserve"> are changed</w:t>
      </w:r>
      <w:r w:rsidR="00887F05">
        <w:rPr>
          <w:rFonts w:eastAsiaTheme="minorEastAsia"/>
        </w:rPr>
        <w:t xml:space="preserve"> there is uncertainty </w:t>
      </w:r>
      <w:r w:rsidR="0090292B">
        <w:rPr>
          <w:rFonts w:eastAsiaTheme="minorEastAsia"/>
        </w:rPr>
        <w:t>a</w:t>
      </w:r>
      <w:r w:rsidR="00001D7E">
        <w:rPr>
          <w:rFonts w:eastAsiaTheme="minorEastAsia"/>
        </w:rPr>
        <w:t>bout</w:t>
      </w:r>
      <w:r w:rsidR="0090292B">
        <w:rPr>
          <w:rFonts w:eastAsiaTheme="minorEastAsia"/>
        </w:rPr>
        <w:t xml:space="preserve"> how long it would take </w:t>
      </w:r>
      <w:r w:rsidR="00001D7E">
        <w:rPr>
          <w:rFonts w:eastAsiaTheme="minorEastAsia"/>
        </w:rPr>
        <w:t>for the</w:t>
      </w:r>
      <w:r w:rsidR="0090292B">
        <w:rPr>
          <w:rFonts w:eastAsiaTheme="minorEastAsia"/>
        </w:rPr>
        <w:t xml:space="preserve"> species to be </w:t>
      </w:r>
      <w:r w:rsidR="00001D7E">
        <w:rPr>
          <w:rFonts w:eastAsiaTheme="minorEastAsia"/>
        </w:rPr>
        <w:t>photographed</w:t>
      </w:r>
      <w:r w:rsidR="0090292B">
        <w:rPr>
          <w:rFonts w:eastAsiaTheme="minorEastAsia"/>
        </w:rPr>
        <w:t xml:space="preserve">. </w:t>
      </w:r>
      <w:r w:rsidR="008C69F4">
        <w:rPr>
          <w:rFonts w:eastAsiaTheme="minorEastAsia"/>
        </w:rPr>
        <w:t xml:space="preserve">To account for this, we model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C69F4">
        <w:rPr>
          <w:rFonts w:eastAsiaTheme="minorEastAsia"/>
        </w:rPr>
        <w:t xml:space="preserve"> as a censored exponential random variable. </w:t>
      </w:r>
      <w:r w:rsidR="00835112">
        <w:rPr>
          <w:rFonts w:eastAsiaTheme="minorEastAsia"/>
        </w:rPr>
        <w:t xml:space="preserve">Let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represent the maximum amount of time a lure treatment is</w:t>
      </w:r>
      <w:r w:rsidR="00E551DE">
        <w:rPr>
          <w:rFonts w:eastAsiaTheme="minorEastAsia"/>
        </w:rPr>
        <w:t xml:space="preserve"> placed</w:t>
      </w:r>
      <w:r w:rsidR="00835112">
        <w:rPr>
          <w:rFonts w:eastAsiaTheme="minorEastAsia"/>
        </w:rPr>
        <w:t xml:space="preserve"> in front of a </w:t>
      </w:r>
      <w:del w:id="372" w:author="Fidino, Mason" w:date="2019-02-21T14:18:00Z">
        <w:r w:rsidR="00835112" w:rsidDel="00433827">
          <w:rPr>
            <w:rFonts w:eastAsiaTheme="minorEastAsia"/>
          </w:rPr>
          <w:delText>function</w:delText>
        </w:r>
        <w:r w:rsidR="0090292B" w:rsidDel="00433827">
          <w:rPr>
            <w:rFonts w:eastAsiaTheme="minorEastAsia"/>
          </w:rPr>
          <w:delText>ing</w:delText>
        </w:r>
        <w:r w:rsidR="00835112" w:rsidDel="00433827">
          <w:rPr>
            <w:rFonts w:eastAsiaTheme="minorEastAsia"/>
          </w:rPr>
          <w:delText xml:space="preserve"> </w:delText>
        </w:r>
      </w:del>
      <w:r w:rsidR="00835112">
        <w:rPr>
          <w:rFonts w:eastAsiaTheme="minorEastAsia"/>
        </w:rPr>
        <w:t xml:space="preserve">camera </w:t>
      </w:r>
      <w:del w:id="373" w:author="Fidino, Mason" w:date="2019-02-21T14:18:00Z">
        <w:r w:rsidR="00835112" w:rsidDel="00433827">
          <w:rPr>
            <w:rFonts w:eastAsiaTheme="minorEastAsia"/>
          </w:rPr>
          <w:delText xml:space="preserve">station </w:delText>
        </w:r>
      </w:del>
      <w:ins w:id="374" w:author="Fidino, Mason" w:date="2019-02-21T14:18:00Z">
        <w:r w:rsidR="00433827">
          <w:rPr>
            <w:rFonts w:eastAsiaTheme="minorEastAsia"/>
          </w:rPr>
          <w:t xml:space="preserve">trap </w:t>
        </w:r>
      </w:ins>
      <w:r w:rsidR="00835112">
        <w:rPr>
          <w:rFonts w:eastAsiaTheme="minorEastAsia"/>
        </w:rPr>
        <w:t xml:space="preserve">(i.e.,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 xml:space="preserve">= 7 days). </w:t>
      </w:r>
      <w:r w:rsidR="008C69F4">
        <w:rPr>
          <w:rFonts w:eastAsiaTheme="minorEastAsia"/>
        </w:rPr>
        <w:t xml:space="preserve">Following </w:t>
      </w:r>
      <w:proofErr w:type="spellStart"/>
      <w:r w:rsidR="008C69F4">
        <w:rPr>
          <w:rFonts w:eastAsiaTheme="minorEastAsia"/>
        </w:rPr>
        <w:t>Kery</w:t>
      </w:r>
      <w:proofErr w:type="spellEnd"/>
      <w:r w:rsidR="008C69F4">
        <w:rPr>
          <w:rFonts w:eastAsiaTheme="minorEastAsia"/>
        </w:rPr>
        <w:t xml:space="preserve"> and </w:t>
      </w:r>
      <w:proofErr w:type="spellStart"/>
      <w:r w:rsidR="008C69F4">
        <w:rPr>
          <w:rFonts w:eastAsiaTheme="minorEastAsia"/>
        </w:rPr>
        <w:t>Royle</w:t>
      </w:r>
      <w:proofErr w:type="spellEnd"/>
      <w:r w:rsidR="008C69F4">
        <w:rPr>
          <w:rFonts w:eastAsiaTheme="minorEastAsia"/>
        </w:rPr>
        <w:t xml:space="preserve"> (2016), th</w:t>
      </w:r>
      <w:r w:rsidR="009639D6">
        <w:rPr>
          <w:rFonts w:eastAsiaTheme="minorEastAsia"/>
        </w:rPr>
        <w:t>e continuous time-to-detection</w:t>
      </w:r>
      <w:r w:rsidR="008C69F4">
        <w:rPr>
          <w:rFonts w:eastAsiaTheme="minorEastAsia"/>
        </w:rPr>
        <w:t xml:space="preserve"> </w:t>
      </w:r>
      <w:r w:rsidR="00E551DE">
        <w:rPr>
          <w:rFonts w:eastAsiaTheme="minorEastAsia"/>
        </w:rPr>
        <w:t xml:space="preserve">observation </w:t>
      </w:r>
      <w:r w:rsidR="008C69F4">
        <w:rPr>
          <w:rFonts w:eastAsiaTheme="minorEastAsia"/>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14:paraId="6CC3A88B" w14:textId="77777777" w:rsidTr="00C15C15">
        <w:trPr>
          <w:trHeight w:hRule="exact" w:val="432"/>
        </w:trPr>
        <w:tc>
          <w:tcPr>
            <w:tcW w:w="1615" w:type="dxa"/>
          </w:tcPr>
          <w:p w14:paraId="01D90A4C" w14:textId="77777777" w:rsidR="0006298E" w:rsidRDefault="0006298E" w:rsidP="00E042E7">
            <w:pPr>
              <w:rPr>
                <w:rFonts w:eastAsiaTheme="minorEastAsia"/>
              </w:rPr>
            </w:pPr>
          </w:p>
        </w:tc>
        <w:tc>
          <w:tcPr>
            <w:tcW w:w="6120" w:type="dxa"/>
          </w:tcPr>
          <w:p w14:paraId="7E6CC692" w14:textId="4F993F6D" w:rsidR="0006298E" w:rsidRDefault="00AC5A6F" w:rsidP="0006298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m:oMathPara>
          </w:p>
        </w:tc>
        <w:tc>
          <w:tcPr>
            <w:tcW w:w="1615" w:type="dxa"/>
          </w:tcPr>
          <w:p w14:paraId="2E0ABB64" w14:textId="77777777" w:rsidR="0006298E" w:rsidRDefault="0006298E" w:rsidP="00E042E7">
            <w:pPr>
              <w:rPr>
                <w:rFonts w:eastAsiaTheme="minorEastAsia"/>
              </w:rPr>
            </w:pPr>
          </w:p>
        </w:tc>
      </w:tr>
      <w:tr w:rsidR="0006298E" w14:paraId="0F5B34DA" w14:textId="77777777" w:rsidTr="00C15C15">
        <w:trPr>
          <w:trHeight w:hRule="exact" w:val="432"/>
        </w:trPr>
        <w:tc>
          <w:tcPr>
            <w:tcW w:w="1615" w:type="dxa"/>
          </w:tcPr>
          <w:p w14:paraId="2925C5B2" w14:textId="77777777" w:rsidR="0006298E" w:rsidRDefault="0006298E" w:rsidP="00E042E7">
            <w:pPr>
              <w:rPr>
                <w:rFonts w:eastAsiaTheme="minorEastAsia"/>
              </w:rPr>
            </w:pPr>
          </w:p>
        </w:tc>
        <w:tc>
          <w:tcPr>
            <w:tcW w:w="6120" w:type="dxa"/>
          </w:tcPr>
          <w:p w14:paraId="291E1867" w14:textId="6F2511BC" w:rsidR="0006298E" w:rsidRDefault="00AC5A6F"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Exponential</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oMath>
            </m:oMathPara>
          </w:p>
        </w:tc>
        <w:tc>
          <w:tcPr>
            <w:tcW w:w="1615" w:type="dxa"/>
          </w:tcPr>
          <w:p w14:paraId="029AFFFD" w14:textId="433FAD18"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=0</m:t>
                </m:r>
              </m:oMath>
            </m:oMathPara>
          </w:p>
        </w:tc>
      </w:tr>
      <w:tr w:rsidR="0006298E" w14:paraId="284B2222" w14:textId="77777777" w:rsidTr="00C15C15">
        <w:trPr>
          <w:trHeight w:hRule="exact" w:val="432"/>
        </w:trPr>
        <w:tc>
          <w:tcPr>
            <w:tcW w:w="1615" w:type="dxa"/>
          </w:tcPr>
          <w:p w14:paraId="39073B8E" w14:textId="77777777" w:rsidR="0006298E" w:rsidRDefault="0006298E" w:rsidP="00E042E7">
            <w:pPr>
              <w:rPr>
                <w:rFonts w:eastAsiaTheme="minorEastAsia"/>
              </w:rPr>
            </w:pPr>
          </w:p>
        </w:tc>
        <w:tc>
          <w:tcPr>
            <w:tcW w:w="6120" w:type="dxa"/>
          </w:tcPr>
          <w:p w14:paraId="65849571" w14:textId="6EDD7137" w:rsidR="0006298E" w:rsidRDefault="00AC5A6F"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=NA</m:t>
                </m:r>
              </m:oMath>
            </m:oMathPara>
          </w:p>
        </w:tc>
        <w:tc>
          <w:tcPr>
            <w:tcW w:w="1615" w:type="dxa"/>
          </w:tcPr>
          <w:p w14:paraId="2A660E9B" w14:textId="34997CAB"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=1</m:t>
                </m:r>
              </m:oMath>
            </m:oMathPara>
          </w:p>
        </w:tc>
      </w:tr>
    </w:tbl>
    <w:p w14:paraId="07D54B71" w14:textId="77777777" w:rsidR="0006298E" w:rsidRPr="0006298E" w:rsidRDefault="0006298E" w:rsidP="00E042E7">
      <w:pPr>
        <w:rPr>
          <w:rFonts w:eastAsiaTheme="minorEastAsia"/>
        </w:rPr>
      </w:pPr>
    </w:p>
    <w:p w14:paraId="4A5C2561" w14:textId="185CD0E3" w:rsidR="0006298E" w:rsidRDefault="0006298E">
      <w:pPr>
        <w:rPr>
          <w:rFonts w:eastAsiaTheme="minorEastAsia"/>
        </w:rPr>
      </w:pPr>
      <w:r>
        <w:t xml:space="preserve">Here,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oMath>
      <w:r>
        <w:rPr>
          <w:rFonts w:eastAsiaTheme="minorEastAsia"/>
        </w:rPr>
        <w:t xml:space="preserve"> is an indicator function which takes the value 1 if</w:t>
      </w:r>
      <w:r w:rsidR="00C15C15">
        <w:rPr>
          <w:rFonts w:eastAsiaTheme="minorEastAsia"/>
        </w:rPr>
        <w:t xml:space="preserve"> a species was not detected in a given week at a camera trap. Th</w:t>
      </w:r>
      <w:r>
        <w:rPr>
          <w:rFonts w:eastAsiaTheme="minorEastAsia"/>
        </w:rPr>
        <w:t xml:space="preserve">us,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w:t>
      </w:r>
      <w:r w:rsidR="00E551DE">
        <w:rPr>
          <w:rFonts w:eastAsiaTheme="minorEastAsia"/>
        </w:rPr>
        <w:t>equals 1</w:t>
      </w:r>
      <w:r>
        <w:rPr>
          <w:rFonts w:eastAsiaTheme="minorEastAsia"/>
        </w:rPr>
        <w:t xml:space="preserve"> if </w:t>
      </w:r>
      <w:r w:rsidR="00835112">
        <w:rPr>
          <w:rFonts w:eastAsiaTheme="minorEastAsia"/>
        </w:rPr>
        <w:t>a</w:t>
      </w:r>
      <w:r>
        <w:rPr>
          <w:rFonts w:eastAsiaTheme="minorEastAsia"/>
        </w:rPr>
        <w:t xml:space="preserve"> species is present but </w:t>
      </w:r>
      <w:r w:rsidR="00E551DE">
        <w:rPr>
          <w:rFonts w:eastAsiaTheme="minorEastAsia"/>
        </w:rPr>
        <w:t xml:space="preserve">went undetected </w:t>
      </w:r>
      <w:r>
        <w:rPr>
          <w:rFonts w:eastAsiaTheme="minorEastAsia"/>
        </w:rPr>
        <w:t xml:space="preserve">or if they </w:t>
      </w:r>
      <w:r w:rsidR="00E551DE">
        <w:rPr>
          <w:rFonts w:eastAsiaTheme="minorEastAsia"/>
        </w:rPr>
        <w:t>were</w:t>
      </w:r>
      <w:r>
        <w:rPr>
          <w:rFonts w:eastAsiaTheme="minorEastAsia"/>
        </w:rPr>
        <w:t xml:space="preserve"> not present (i.e., </w:t>
      </w:r>
      <w:proofErr w:type="spellStart"/>
      <w:r>
        <w:rPr>
          <w:rFonts w:eastAsiaTheme="minorEastAsia"/>
          <w:i/>
        </w:rPr>
        <w:t>z</w:t>
      </w:r>
      <w:r>
        <w:rPr>
          <w:rFonts w:eastAsiaTheme="minorEastAsia"/>
          <w:i/>
          <w:vertAlign w:val="subscript"/>
        </w:rPr>
        <w:t>s</w:t>
      </w:r>
      <w:proofErr w:type="spellEnd"/>
      <w:r>
        <w:rPr>
          <w:rFonts w:eastAsiaTheme="minorEastAsia"/>
          <w:i/>
        </w:rPr>
        <w:t xml:space="preserve"> </w:t>
      </w:r>
      <w:r>
        <w:rPr>
          <w:rFonts w:eastAsiaTheme="minorEastAsia"/>
        </w:rPr>
        <w:t xml:space="preserve">= 0). When this occurs, </w:t>
      </w:r>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eastAsiaTheme="minorEastAsia" w:hAnsi="Cambria Math"/>
          </w:rPr>
          <m:t>=NA</m:t>
        </m:r>
      </m:oMath>
      <w:r>
        <w:rPr>
          <w:rFonts w:eastAsiaTheme="minorEastAsia"/>
        </w:rPr>
        <w:t xml:space="preserve">. Otherwise,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equals 0 and </w:t>
      </w:r>
      <w:r>
        <w:rPr>
          <w:rFonts w:eastAsiaTheme="minorEastAsia"/>
        </w:rPr>
        <w:t>we sample from the Ex</w:t>
      </w:r>
      <w:r w:rsidR="00031CB4">
        <w:rPr>
          <w:rFonts w:eastAsiaTheme="minorEastAsia"/>
        </w:rPr>
        <w:t>ponential distribution</w:t>
      </w:r>
      <w:r w:rsidR="00E551DE">
        <w:rPr>
          <w:rFonts w:eastAsiaTheme="minorEastAsia"/>
        </w:rPr>
        <w:t xml:space="preserve"> to estimate the </w:t>
      </w:r>
      <w:r w:rsidR="000D1A14">
        <w:rPr>
          <w:rFonts w:eastAsiaTheme="minorEastAsia"/>
        </w:rPr>
        <w:t>inverse scale</w:t>
      </w:r>
      <w:r w:rsidR="00E551DE">
        <w:rPr>
          <w:rFonts w:eastAsiaTheme="minorEastAsia"/>
        </w:rPr>
        <w:t xml:space="preserve"> parameter </w:t>
      </w:r>
      <m:oMath>
        <m:sSub>
          <m:sSubPr>
            <m:ctrlPr>
              <w:rPr>
                <w:rFonts w:ascii="Cambria Math" w:hAnsi="Cambria Math"/>
              </w:rPr>
            </m:ctrlPr>
          </m:sSubPr>
          <m:e>
            <m:r>
              <w:rPr>
                <w:rFonts w:ascii="Cambria Math" w:hAnsi="Cambria Math"/>
              </w:rPr>
              <m:t>γ</m:t>
            </m:r>
          </m:e>
          <m:sub>
            <m:r>
              <w:rPr>
                <w:rFonts w:ascii="Cambria Math" w:hAnsi="Cambria Math"/>
              </w:rPr>
              <m:t>s,k,c</m:t>
            </m:r>
          </m:sub>
        </m:sSub>
      </m:oMath>
      <w:r w:rsidR="00E551DE">
        <w:rPr>
          <w:rFonts w:eastAsiaTheme="minorEastAsia"/>
        </w:rPr>
        <w:t xml:space="preserve"> from the</w:t>
      </w:r>
      <w:r w:rsidR="0090292B">
        <w:rPr>
          <w:rFonts w:eastAsiaTheme="minorEastAsia"/>
        </w:rPr>
        <w:t xml:space="preserve"> right-censored</w:t>
      </w:r>
      <w:r w:rsidR="00E551DE">
        <w:rPr>
          <w:rFonts w:eastAsiaTheme="minorEastAsia"/>
        </w:rPr>
        <w:t xml:space="preserve"> data</w:t>
      </w:r>
      <w:r w:rsidR="00031CB4">
        <w:rPr>
          <w:rFonts w:eastAsiaTheme="minorEastAsia"/>
        </w:rPr>
        <w:t>.</w:t>
      </w:r>
      <w:r>
        <w:rPr>
          <w:rFonts w:eastAsiaTheme="minorEastAsia"/>
        </w:rPr>
        <w:t xml:space="preserve"> </w:t>
      </w:r>
      <w:r w:rsidR="00E551DE">
        <w:rPr>
          <w:rFonts w:eastAsiaTheme="minorEastAsia"/>
        </w:rPr>
        <w:t>To estimate the effect of lure</w:t>
      </w:r>
      <w:r w:rsidR="0090292B">
        <w:rPr>
          <w:rFonts w:eastAsiaTheme="minorEastAsia"/>
        </w:rPr>
        <w:t xml:space="preserve"> on this rate</w:t>
      </w:r>
      <w:r w:rsidR="00E551DE">
        <w:rPr>
          <w:rFonts w:eastAsiaTheme="minorEastAsia"/>
        </w:rPr>
        <w:t xml:space="preserve"> we employ the log link function</w:t>
      </w:r>
    </w:p>
    <w:p w14:paraId="2B79DC1D" w14:textId="78B469C2" w:rsidR="00E551DE" w:rsidRPr="00B12CDF" w:rsidRDefault="00AC5A6F">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48F48156" w14:textId="308D6617" w:rsidR="00B12CDF" w:rsidRDefault="00B12CDF">
      <w:pPr>
        <w:rPr>
          <w:rFonts w:eastAsiaTheme="minorEastAsia"/>
        </w:rPr>
      </w:pPr>
      <w:r>
        <w:rPr>
          <w:rFonts w:eastAsiaTheme="minorEastAsia"/>
        </w:rPr>
        <w:t xml:space="preserve">We use a similar parameterization to the linear in model 1 (Eq. X), except the coefficients in this model are on the log-scale. Further, these coefficients estimate the expected time </w:t>
      </w:r>
      <w:r w:rsidR="00001D7E">
        <w:rPr>
          <w:rFonts w:eastAsiaTheme="minorEastAsia"/>
        </w:rPr>
        <w:t>between detection events</w:t>
      </w:r>
      <w:r>
        <w:rPr>
          <w:rFonts w:eastAsiaTheme="minorEastAsia"/>
        </w:rPr>
        <w:t xml:space="preserve"> in the presence or absence of a lure, all while controlling for variability between sites not attributed to lure</w:t>
      </w:r>
      <w:r w:rsidR="00001D7E">
        <w:rPr>
          <w:rFonts w:eastAsiaTheme="minorEastAsia"/>
        </w:rPr>
        <w:t xml:space="preserve"> via the site-level random effect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001D7E">
        <w:rPr>
          <w:rFonts w:eastAsiaTheme="minorEastAsia"/>
        </w:rPr>
        <w:t>.</w:t>
      </w:r>
    </w:p>
    <w:p w14:paraId="0D0C3EE8" w14:textId="4CC64800" w:rsidR="0010445F" w:rsidRPr="0032479E" w:rsidRDefault="00690B1F" w:rsidP="0032479E">
      <w:pPr>
        <w:pStyle w:val="Heading3"/>
        <w:rPr>
          <w:rFonts w:eastAsiaTheme="minorEastAsia"/>
        </w:rPr>
      </w:pPr>
      <w:r>
        <w:rPr>
          <w:rFonts w:eastAsiaTheme="minorEastAsia"/>
        </w:rPr>
        <w:t>Observation m</w:t>
      </w:r>
      <w:r w:rsidR="00001D7E">
        <w:rPr>
          <w:rFonts w:eastAsiaTheme="minorEastAsia"/>
        </w:rPr>
        <w:t>odel 3: Does lure increase the number of photographs of a species</w:t>
      </w:r>
      <w:r w:rsidR="0065496B">
        <w:rPr>
          <w:rFonts w:eastAsiaTheme="minorEastAsia"/>
        </w:rPr>
        <w:t>?</w:t>
      </w:r>
    </w:p>
    <w:p w14:paraId="49B819F5" w14:textId="3BA8DFB1" w:rsidR="00B12CDF" w:rsidRDefault="00600DD3">
      <w:pPr>
        <w:rPr>
          <w:rFonts w:eastAsiaTheme="minorEastAsia"/>
        </w:rPr>
      </w:pPr>
      <w:r>
        <w:t>Finally, lure may increase the number of photographs taken of a species</w:t>
      </w:r>
      <w:r w:rsidR="00FC04B1">
        <w:t xml:space="preserve"> if it increases the amount of time they spend in view of a camera</w:t>
      </w:r>
      <w:r>
        <w:t xml:space="preserve">. This may be advantageous if a study species can be identified </w:t>
      </w:r>
      <w:r w:rsidR="00FC04B1">
        <w:t>to an individual level by their markings</w:t>
      </w:r>
      <w:r>
        <w:t xml:space="preserve">, such as a </w:t>
      </w:r>
      <w:r w:rsidR="00FC04B1">
        <w:t>leopard’s</w:t>
      </w:r>
      <w:r>
        <w:t xml:space="preserve"> spots</w:t>
      </w:r>
      <w:r w:rsidR="008C7C6B">
        <w:t xml:space="preserve">, which </w:t>
      </w:r>
      <w:r w:rsidR="0032479E">
        <w:t xml:space="preserve">is easier to do </w:t>
      </w:r>
      <w:r w:rsidR="008C7C6B">
        <w:t xml:space="preserve">with </w:t>
      </w:r>
      <w:r w:rsidR="00FC04B1">
        <w:t xml:space="preserve">multiple </w:t>
      </w:r>
      <w:r w:rsidR="008C7C6B">
        <w:t>images</w:t>
      </w:r>
      <w:r>
        <w:t xml:space="preserve"> (refs). </w:t>
      </w:r>
      <w:r w:rsidR="00FC04B1">
        <w:t xml:space="preserve">Here, let </w:t>
      </w:r>
      <m:oMath>
        <m:sSub>
          <m:sSubPr>
            <m:ctrlPr>
              <w:rPr>
                <w:rFonts w:ascii="Cambria Math" w:hAnsi="Cambria Math"/>
                <w:i/>
              </w:rPr>
            </m:ctrlPr>
          </m:sSubPr>
          <m:e>
            <m:r>
              <w:rPr>
                <w:rFonts w:ascii="Cambria Math" w:hAnsi="Cambria Math"/>
              </w:rPr>
              <m:t>v</m:t>
            </m:r>
          </m:e>
          <m:sub>
            <m:r>
              <w:rPr>
                <w:rFonts w:ascii="Cambria Math" w:hAnsi="Cambria Math"/>
              </w:rPr>
              <m:t>s,k,c</m:t>
            </m:r>
          </m:sub>
        </m:sSub>
      </m:oMath>
      <w:r w:rsidR="00FC04B1">
        <w:rPr>
          <w:rFonts w:eastAsiaTheme="minorEastAsia"/>
        </w:rPr>
        <w:t xml:space="preserve"> be the number of images collected of a species as site </w:t>
      </w:r>
      <w:r w:rsidR="00FC04B1">
        <w:rPr>
          <w:rFonts w:eastAsiaTheme="minorEastAsia"/>
          <w:i/>
        </w:rPr>
        <w:t>s</w:t>
      </w:r>
      <w:r w:rsidR="00FC04B1">
        <w:rPr>
          <w:rFonts w:eastAsiaTheme="minorEastAsia"/>
        </w:rPr>
        <w:t xml:space="preserve">, week </w:t>
      </w:r>
      <w:r w:rsidR="00FC04B1">
        <w:rPr>
          <w:rFonts w:eastAsiaTheme="minorEastAsia"/>
          <w:i/>
        </w:rPr>
        <w:t>k</w:t>
      </w:r>
      <w:r w:rsidR="00FC04B1">
        <w:rPr>
          <w:rFonts w:eastAsiaTheme="minorEastAsia"/>
        </w:rPr>
        <w:t xml:space="preserve">, and camera </w:t>
      </w:r>
      <w:r w:rsidR="00FC04B1">
        <w:rPr>
          <w:rFonts w:eastAsiaTheme="minorEastAsia"/>
          <w:i/>
        </w:rPr>
        <w:t>c</w:t>
      </w:r>
      <w:r w:rsidR="00FC04B1">
        <w:rPr>
          <w:rFonts w:eastAsiaTheme="minorEastAsia"/>
        </w:rPr>
        <w:t xml:space="preserve">. We then model the number of images collected as </w:t>
      </w:r>
      <w:r w:rsidR="0032479E">
        <w:rPr>
          <w:rFonts w:eastAsiaTheme="minorEastAsia"/>
        </w:rPr>
        <w:t>the following</w:t>
      </w:r>
      <w:r w:rsidR="00FC04B1">
        <w:rPr>
          <w:rFonts w:eastAsiaTheme="minorEastAsia"/>
        </w:rPr>
        <w:t xml:space="preserve"> Poisson process</w:t>
      </w:r>
    </w:p>
    <w:p w14:paraId="313F1CBB" w14:textId="5796F86D" w:rsidR="00FC04B1" w:rsidRPr="000D1A14" w:rsidRDefault="00AC5A6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Poisson(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Tmax</m:t>
              </m:r>
            </m:e>
            <m:sub>
              <m:r>
                <w:rPr>
                  <w:rFonts w:ascii="Cambria Math" w:hAnsi="Cambria Math"/>
                </w:rPr>
                <m:t>s,k,c</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s,k,c</m:t>
              </m:r>
            </m:sub>
          </m:sSub>
          <m:r>
            <m:rPr>
              <m:sty m:val="p"/>
            </m:rPr>
            <w:rPr>
              <w:rFonts w:ascii="Cambria Math" w:hAnsi="Cambria Math"/>
            </w:rPr>
            <m:t>)</m:t>
          </m:r>
        </m:oMath>
      </m:oMathPara>
    </w:p>
    <w:p w14:paraId="094EDCB7" w14:textId="18CD5995" w:rsidR="000D1A14" w:rsidRDefault="000D1A14">
      <w:pPr>
        <w:rPr>
          <w:rFonts w:eastAsiaTheme="minorEastAsia"/>
        </w:rPr>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are the same as before while </w:t>
      </w:r>
      <m:oMath>
        <m:sSub>
          <m:sSubPr>
            <m:ctrlPr>
              <w:rPr>
                <w:rFonts w:ascii="Cambria Math" w:hAnsi="Cambria Math"/>
              </w:rPr>
            </m:ctrlPr>
          </m:sSubPr>
          <m:e>
            <m:r>
              <w:rPr>
                <w:rFonts w:ascii="Cambria Math" w:hAnsi="Cambria Math"/>
              </w:rPr>
              <m:t>λ</m:t>
            </m:r>
          </m:e>
          <m:sub>
            <m:r>
              <w:rPr>
                <w:rFonts w:ascii="Cambria Math" w:hAnsi="Cambria Math"/>
              </w:rPr>
              <m:t>s,k,c</m:t>
            </m:r>
          </m:sub>
        </m:sSub>
      </m:oMath>
      <w:r>
        <w:rPr>
          <w:rFonts w:eastAsiaTheme="minorEastAsia"/>
        </w:rPr>
        <w:t xml:space="preserve"> is a rate parameter which estimates the average number of photos expected per day given a species presence. Similar to model 2,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is used to control for the observational treatment window length. To incorporate the effect of lure we again use the log link</w:t>
      </w:r>
      <w:r w:rsidR="008B2278">
        <w:rPr>
          <w:rFonts w:eastAsiaTheme="minorEastAsia"/>
        </w:rPr>
        <w:t>, as we did with model 2</w:t>
      </w:r>
      <w:r>
        <w:rPr>
          <w:rFonts w:eastAsiaTheme="minorEastAsia"/>
        </w:rPr>
        <w:t>:</w:t>
      </w:r>
    </w:p>
    <w:p w14:paraId="55C89E3A" w14:textId="0B37C3E7" w:rsidR="000D1A14" w:rsidRDefault="00AC5A6F">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76960287" w14:textId="6AE0C2A7" w:rsidR="000D1A14" w:rsidRDefault="00C74936" w:rsidP="00C74936">
      <w:pPr>
        <w:pStyle w:val="Heading3"/>
      </w:pPr>
      <w:r>
        <w:t xml:space="preserve">Specification of priors and model </w:t>
      </w:r>
      <w:r w:rsidR="0010445F">
        <w:t>fitting</w:t>
      </w:r>
    </w:p>
    <w:p w14:paraId="138E54F8" w14:textId="77777777" w:rsidR="0010445F" w:rsidRPr="0010445F" w:rsidRDefault="0010445F" w:rsidP="0010445F"/>
    <w:p w14:paraId="74261A00" w14:textId="51A4CD85" w:rsidR="00C74936" w:rsidRDefault="00B071C7" w:rsidP="00C74936">
      <w:ins w:id="375" w:author="Fidino, Mason" w:date="2019-02-21T14:20:00Z">
        <w:r>
          <w:t xml:space="preserve">We took a Bayesian approach to estimate the parameters of our models. </w:t>
        </w:r>
      </w:ins>
      <w:r w:rsidR="00C74936">
        <w:t xml:space="preserve">For all models, we </w:t>
      </w:r>
      <w:r w:rsidR="008B2278">
        <w:t xml:space="preserve">used </w:t>
      </w:r>
      <w:r w:rsidR="00C74936">
        <w:t xml:space="preserve">an uninformative </w:t>
      </w:r>
      <w:proofErr w:type="gramStart"/>
      <w:r w:rsidR="00C74936">
        <w:t>Beta(</w:t>
      </w:r>
      <w:proofErr w:type="gramEnd"/>
      <w:r w:rsidR="00C74936">
        <w:t>1,1) prior</w:t>
      </w:r>
      <w:r w:rsidR="008B2278">
        <w:t xml:space="preserve"> for the probability of occupancy, </w:t>
      </w:r>
      <w:r w:rsidR="008B2278" w:rsidRPr="00660007">
        <w:rPr>
          <w:rFonts w:cstheme="minorHAnsi"/>
          <w:i/>
        </w:rPr>
        <w:t>ψ</w:t>
      </w:r>
      <w:r w:rsidR="00C74936">
        <w:t>. For the observational process</w:t>
      </w:r>
      <w:r w:rsidR="008B2278">
        <w:t xml:space="preserve"> of each model</w:t>
      </w:r>
      <w:r w:rsidR="00C74936">
        <w:t xml:space="preserve">, the choice of priors depended </w:t>
      </w:r>
      <w:r w:rsidR="00660007">
        <w:t>on</w:t>
      </w:r>
      <w:r w:rsidR="00C74936">
        <w:t xml:space="preserve"> the link function used. For model 1, which uses the logit-link</w:t>
      </w:r>
      <w:r w:rsidR="0010445F">
        <w:t>,</w:t>
      </w:r>
      <w:r w:rsidR="00C74936">
        <w:t xml:space="preserve"> we followed the suggestions of Gelman et al (</w:t>
      </w:r>
      <w:r w:rsidR="0065496B">
        <w:t>2008</w:t>
      </w:r>
      <w:r w:rsidR="00C74936">
        <w:t xml:space="preserve">) and gave the </w:t>
      </w:r>
      <w:r w:rsidR="0065496B">
        <w:t xml:space="preserve">intercept, </w:t>
      </w:r>
      <w:r w:rsidR="0065496B">
        <w:rPr>
          <w:i/>
        </w:rPr>
        <w:t>a</w:t>
      </w:r>
      <w:r w:rsidR="0065496B">
        <w:rPr>
          <w:i/>
          <w:vertAlign w:val="subscript"/>
        </w:rPr>
        <w:t>0</w:t>
      </w:r>
      <w:r w:rsidR="0010445F" w:rsidRPr="0010445F">
        <w:t>,</w:t>
      </w:r>
      <w:r w:rsidR="0065496B">
        <w:t xml:space="preserve"> a </w:t>
      </w:r>
      <w:proofErr w:type="gramStart"/>
      <w:r w:rsidR="0065496B">
        <w:t>Cauchy(</w:t>
      </w:r>
      <w:proofErr w:type="gramEnd"/>
      <w:r w:rsidR="0065496B">
        <w:t>0, 10) prior while the lure effect parameter (</w:t>
      </w:r>
      <w:r w:rsidR="0065496B">
        <w:rPr>
          <w:i/>
        </w:rPr>
        <w:t>a</w:t>
      </w:r>
      <w:r w:rsidR="0065496B">
        <w:rPr>
          <w:i/>
          <w:vertAlign w:val="subscript"/>
        </w:rPr>
        <w:t>1</w:t>
      </w:r>
      <w:r w:rsidR="0065496B">
        <w:t>) received a Cauchy(0, 2.5) prior. For models 2 and 3, the</w:t>
      </w:r>
      <w:r w:rsidR="00660007">
        <w:t xml:space="preserve"> log-link</w:t>
      </w:r>
      <w:r w:rsidR="0065496B">
        <w:t xml:space="preserve"> intercept and lure effect parameters received </w:t>
      </w:r>
      <w:r w:rsidR="00660007">
        <w:t xml:space="preserve">uninformative </w:t>
      </w:r>
      <w:proofErr w:type="gramStart"/>
      <w:r w:rsidR="0065496B">
        <w:t>Normal(</w:t>
      </w:r>
      <w:proofErr w:type="gramEnd"/>
      <w:r w:rsidR="0065496B">
        <w:t>0, 10000) prior</w:t>
      </w:r>
      <w:r w:rsidR="0010445F">
        <w:t>s</w:t>
      </w:r>
      <w:r w:rsidR="0065496B">
        <w:t xml:space="preserve">. Finally, random effects </w:t>
      </w:r>
      <w:r w:rsidR="0010445F">
        <w:t xml:space="preserve">from all models </w:t>
      </w:r>
      <w:r w:rsidR="0065496B">
        <w:t xml:space="preserve">were drawn from Normal(0, σ) distributions where σ ~ Gamma(0.001, 0.001). </w:t>
      </w:r>
    </w:p>
    <w:p w14:paraId="2433FAA3" w14:textId="74495070" w:rsidR="0065496B" w:rsidRPr="0065496B" w:rsidRDefault="0065496B" w:rsidP="00C74936">
      <w:r>
        <w:t>Models were written and executed in JAGS version 4.3.0 (Plummer 2003) through program R version 3.5.2 (R Core Team 201</w:t>
      </w:r>
      <w:r w:rsidR="00FD764D">
        <w:t>8</w:t>
      </w:r>
      <w:r>
        <w:t xml:space="preserve">) </w:t>
      </w:r>
      <w:r w:rsidR="00660007">
        <w:t>via</w:t>
      </w:r>
      <w:r>
        <w:t xml:space="preserve"> the </w:t>
      </w:r>
      <w:proofErr w:type="spellStart"/>
      <w:r>
        <w:t>runjags</w:t>
      </w:r>
      <w:proofErr w:type="spellEnd"/>
      <w:r>
        <w:t xml:space="preserve"> package (</w:t>
      </w:r>
      <w:proofErr w:type="spellStart"/>
      <w:r>
        <w:t>Denwood</w:t>
      </w:r>
      <w:proofErr w:type="spellEnd"/>
      <w:r w:rsidR="008B2278">
        <w:t>,</w:t>
      </w:r>
      <w:r>
        <w:t xml:space="preserve"> </w:t>
      </w:r>
      <w:r w:rsidR="00FD764D">
        <w:t>2016</w:t>
      </w:r>
      <w:r>
        <w:t>). Following a 1,000 step adaptation phase models had a burn-in period of 50,000 steps. After the burn-in</w:t>
      </w:r>
      <w:r w:rsidR="00B56C84">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t xml:space="preserve">the estimated </w:t>
      </w:r>
      <w:r w:rsidR="00B56C84">
        <w:t>regression coefficients was calculated by assessing if 95% credible intervals</w:t>
      </w:r>
      <w:r w:rsidR="00563E1D">
        <w:t xml:space="preserve"> </w:t>
      </w:r>
      <w:r w:rsidR="00B56C84">
        <w:t>did not overlap 0.</w:t>
      </w:r>
    </w:p>
    <w:p w14:paraId="2C63239A" w14:textId="20A3E385" w:rsidR="00F778A5" w:rsidRDefault="00F778A5" w:rsidP="006B648A">
      <w:pPr>
        <w:pStyle w:val="Heading1"/>
      </w:pPr>
      <w:r>
        <w:t>Results</w:t>
      </w:r>
    </w:p>
    <w:p w14:paraId="044A2EB5" w14:textId="3A6D46DA" w:rsidR="00F778A5" w:rsidRDefault="00EF74FF">
      <w:r>
        <w:t xml:space="preserve">Over the course of this study </w:t>
      </w:r>
      <w:r w:rsidR="006B648A">
        <w:t xml:space="preserve">1,110 </w:t>
      </w:r>
      <w:r>
        <w:t xml:space="preserve">functional </w:t>
      </w:r>
      <w:r w:rsidR="006B648A">
        <w:t xml:space="preserve">camera days out of a possible total of 1,120 (28 days * 40 cameras) were </w:t>
      </w:r>
      <w:r>
        <w:t>collected</w:t>
      </w:r>
      <w:r w:rsidR="006B648A">
        <w:t xml:space="preserve">. In this </w:t>
      </w:r>
      <w:r>
        <w:t>period</w:t>
      </w:r>
      <w:r w:rsidR="008B2278">
        <w:t xml:space="preserve"> a total</w:t>
      </w:r>
      <w:r w:rsidR="006F46CC">
        <w:t xml:space="preserve"> </w:t>
      </w:r>
      <w:r w:rsidR="008B2278">
        <w:t xml:space="preserve">of </w:t>
      </w:r>
      <w:r w:rsidR="006F46CC">
        <w:t xml:space="preserve">6,110 images were </w:t>
      </w:r>
      <w:r w:rsidR="008B2278">
        <w:t>collected</w:t>
      </w:r>
      <w:r w:rsidR="00F778A5">
        <w:t xml:space="preserve"> of </w:t>
      </w:r>
      <w:r w:rsidR="00A233B1">
        <w:t>1</w:t>
      </w:r>
      <w:r w:rsidR="001935C7">
        <w:t>2</w:t>
      </w:r>
      <w:r w:rsidR="00F778A5">
        <w:t xml:space="preserve"> </w:t>
      </w:r>
      <w:r w:rsidR="008B2278">
        <w:t xml:space="preserve">different </w:t>
      </w:r>
      <w:r w:rsidR="00F778A5">
        <w:t xml:space="preserve">species. </w:t>
      </w:r>
      <w:r w:rsidR="006B648A">
        <w:t>E</w:t>
      </w:r>
      <w:r w:rsidR="00F778A5">
        <w:t>ight</w:t>
      </w:r>
      <w:r w:rsidR="006B648A">
        <w:t xml:space="preserve"> species</w:t>
      </w:r>
      <w:r w:rsidR="001935C7">
        <w:t xml:space="preserve"> had enough data to fit the </w:t>
      </w:r>
      <w:r w:rsidR="006B648A">
        <w:t xml:space="preserve">three </w:t>
      </w:r>
      <w:del w:id="376" w:author="Fidino, Mason" w:date="2019-02-21T14:20:00Z">
        <w:r w:rsidR="001935C7" w:rsidDel="00B071C7">
          <w:delText xml:space="preserve">occupancy </w:delText>
        </w:r>
      </w:del>
      <w:r w:rsidR="001935C7">
        <w:t>models</w:t>
      </w:r>
      <w:r w:rsidR="00F778A5">
        <w:t>: coyote</w:t>
      </w:r>
      <w:r w:rsidR="001935C7">
        <w:t xml:space="preserve"> </w:t>
      </w:r>
      <w:commentRangeStart w:id="377"/>
      <w:r w:rsidR="001935C7">
        <w:t>(</w:t>
      </w:r>
      <w:proofErr w:type="spellStart"/>
      <w:r w:rsidR="001935C7">
        <w:rPr>
          <w:i/>
        </w:rPr>
        <w:t>Canis</w:t>
      </w:r>
      <w:proofErr w:type="spellEnd"/>
      <w:r w:rsidR="001935C7">
        <w:rPr>
          <w:i/>
        </w:rPr>
        <w:t xml:space="preserve"> </w:t>
      </w:r>
      <w:proofErr w:type="spellStart"/>
      <w:r w:rsidR="001935C7">
        <w:rPr>
          <w:i/>
        </w:rPr>
        <w:t>latrans</w:t>
      </w:r>
      <w:proofErr w:type="spellEnd"/>
      <w:r w:rsidR="001935C7">
        <w:t>)</w:t>
      </w:r>
      <w:r w:rsidR="00F778A5">
        <w:t>, eastern chipmunk</w:t>
      </w:r>
      <w:r w:rsidR="001935C7">
        <w:t xml:space="preserve"> (</w:t>
      </w:r>
      <w:proofErr w:type="spellStart"/>
      <w:r w:rsidR="001935C7" w:rsidRPr="001935C7">
        <w:rPr>
          <w:i/>
        </w:rPr>
        <w:t>Tamias</w:t>
      </w:r>
      <w:proofErr w:type="spellEnd"/>
      <w:r w:rsidR="001935C7" w:rsidRPr="001935C7">
        <w:rPr>
          <w:i/>
        </w:rPr>
        <w:t xml:space="preserve"> </w:t>
      </w:r>
      <w:proofErr w:type="spellStart"/>
      <w:r w:rsidR="001935C7" w:rsidRPr="001935C7">
        <w:rPr>
          <w:i/>
        </w:rPr>
        <w:t>striatus</w:t>
      </w:r>
      <w:proofErr w:type="spellEnd"/>
      <w:r w:rsidR="001935C7">
        <w:t>)</w:t>
      </w:r>
      <w:r w:rsidR="00F778A5">
        <w:t>, eastern cottontail rabbit</w:t>
      </w:r>
      <w:r w:rsidR="001935C7">
        <w:t xml:space="preserve"> (</w:t>
      </w:r>
      <w:proofErr w:type="spellStart"/>
      <w:r w:rsidR="001935C7" w:rsidRPr="001935C7">
        <w:rPr>
          <w:i/>
        </w:rPr>
        <w:t>Sylvilagus</w:t>
      </w:r>
      <w:proofErr w:type="spellEnd"/>
      <w:r w:rsidR="001935C7" w:rsidRPr="001935C7">
        <w:rPr>
          <w:i/>
        </w:rPr>
        <w:t xml:space="preserve"> floridanus</w:t>
      </w:r>
      <w:r w:rsidR="001935C7">
        <w:t>)</w:t>
      </w:r>
      <w:r w:rsidR="00F778A5">
        <w:t>, eastern gray squirrel</w:t>
      </w:r>
      <w:r w:rsidR="001935C7">
        <w:t xml:space="preserve"> (</w:t>
      </w:r>
      <w:proofErr w:type="spellStart"/>
      <w:r w:rsidR="001935C7" w:rsidRPr="001935C7">
        <w:rPr>
          <w:i/>
        </w:rPr>
        <w:t>Sciurus</w:t>
      </w:r>
      <w:proofErr w:type="spellEnd"/>
      <w:r w:rsidR="001935C7" w:rsidRPr="001935C7">
        <w:rPr>
          <w:i/>
        </w:rPr>
        <w:t xml:space="preserve"> </w:t>
      </w:r>
      <w:proofErr w:type="spellStart"/>
      <w:r w:rsidR="001935C7" w:rsidRPr="001935C7">
        <w:rPr>
          <w:i/>
        </w:rPr>
        <w:t>carolinensis</w:t>
      </w:r>
      <w:proofErr w:type="spellEnd"/>
      <w:r w:rsidR="001935C7">
        <w:t>)</w:t>
      </w:r>
      <w:r w:rsidR="00F778A5">
        <w:t>, fox squirrel</w:t>
      </w:r>
      <w:r w:rsidR="001935C7">
        <w:t xml:space="preserve"> (</w:t>
      </w:r>
      <w:proofErr w:type="spellStart"/>
      <w:r w:rsidR="001935C7">
        <w:rPr>
          <w:i/>
        </w:rPr>
        <w:t>Sciurus</w:t>
      </w:r>
      <w:proofErr w:type="spellEnd"/>
      <w:r w:rsidR="001935C7">
        <w:rPr>
          <w:i/>
        </w:rPr>
        <w:t xml:space="preserve"> </w:t>
      </w:r>
      <w:proofErr w:type="spellStart"/>
      <w:r w:rsidR="001935C7">
        <w:rPr>
          <w:i/>
        </w:rPr>
        <w:t>niger</w:t>
      </w:r>
      <w:proofErr w:type="spellEnd"/>
      <w:r w:rsidR="001935C7">
        <w:t>)</w:t>
      </w:r>
      <w:r w:rsidR="00F778A5">
        <w:t>, raccoon</w:t>
      </w:r>
      <w:r w:rsidR="001935C7">
        <w:t xml:space="preserve"> (</w:t>
      </w:r>
      <w:r w:rsidR="001935C7">
        <w:rPr>
          <w:i/>
        </w:rPr>
        <w:t xml:space="preserve">Procyon </w:t>
      </w:r>
      <w:proofErr w:type="spellStart"/>
      <w:r w:rsidR="001935C7">
        <w:rPr>
          <w:i/>
        </w:rPr>
        <w:t>lotor</w:t>
      </w:r>
      <w:proofErr w:type="spellEnd"/>
      <w:r w:rsidR="001935C7">
        <w:t>)</w:t>
      </w:r>
      <w:r w:rsidR="00F778A5">
        <w:t>, Virginia opossum</w:t>
      </w:r>
      <w:r w:rsidR="001935C7">
        <w:t xml:space="preserve"> (</w:t>
      </w:r>
      <w:r w:rsidR="001935C7">
        <w:rPr>
          <w:i/>
        </w:rPr>
        <w:t>Didelphis virginiana</w:t>
      </w:r>
      <w:r w:rsidR="001935C7">
        <w:t>, hereafter opossum)</w:t>
      </w:r>
      <w:r w:rsidR="00F778A5">
        <w:t>, and white-tailed deer</w:t>
      </w:r>
      <w:r w:rsidR="001935C7">
        <w:t xml:space="preserve"> (</w:t>
      </w:r>
      <w:r w:rsidR="001935C7" w:rsidRPr="001935C7">
        <w:rPr>
          <w:i/>
        </w:rPr>
        <w:t>Odocoileus virginianus</w:t>
      </w:r>
      <w:r w:rsidR="001935C7">
        <w:t>)</w:t>
      </w:r>
      <w:r w:rsidR="00F778A5">
        <w:t xml:space="preserve">. </w:t>
      </w:r>
      <w:r w:rsidR="001935C7">
        <w:t>The remaining four species that had insufficient data were the American mink</w:t>
      </w:r>
      <w:r w:rsidR="001C3028">
        <w:t xml:space="preserve"> (</w:t>
      </w:r>
      <w:proofErr w:type="spellStart"/>
      <w:r w:rsidR="001C3028">
        <w:rPr>
          <w:i/>
        </w:rPr>
        <w:t>Neovison</w:t>
      </w:r>
      <w:proofErr w:type="spellEnd"/>
      <w:r w:rsidR="001C3028">
        <w:rPr>
          <w:i/>
        </w:rPr>
        <w:t xml:space="preserve"> vison</w:t>
      </w:r>
      <w:r w:rsidR="001C3028">
        <w:t>)</w:t>
      </w:r>
      <w:r w:rsidR="001935C7">
        <w:t>, long-tailed weasel</w:t>
      </w:r>
      <w:r w:rsidR="001C3028">
        <w:t xml:space="preserve"> (</w:t>
      </w:r>
      <w:proofErr w:type="spellStart"/>
      <w:r w:rsidR="001C3028" w:rsidRPr="001C3028">
        <w:rPr>
          <w:i/>
        </w:rPr>
        <w:t>Mustela</w:t>
      </w:r>
      <w:proofErr w:type="spellEnd"/>
      <w:r w:rsidR="001C3028" w:rsidRPr="001C3028">
        <w:rPr>
          <w:i/>
        </w:rPr>
        <w:t xml:space="preserve"> </w:t>
      </w:r>
      <w:proofErr w:type="spellStart"/>
      <w:r w:rsidR="001C3028" w:rsidRPr="001C3028">
        <w:rPr>
          <w:i/>
        </w:rPr>
        <w:t>frenata</w:t>
      </w:r>
      <w:proofErr w:type="spellEnd"/>
      <w:r w:rsidR="001C3028">
        <w:t>)</w:t>
      </w:r>
      <w:r w:rsidR="001935C7">
        <w:t>, southern flying squirrel</w:t>
      </w:r>
      <w:r w:rsidR="001C3028">
        <w:t xml:space="preserve"> (</w:t>
      </w:r>
      <w:proofErr w:type="spellStart"/>
      <w:r w:rsidR="001C3028" w:rsidRPr="001C3028">
        <w:rPr>
          <w:i/>
        </w:rPr>
        <w:t>Glaucomys</w:t>
      </w:r>
      <w:proofErr w:type="spellEnd"/>
      <w:r w:rsidR="001C3028" w:rsidRPr="001C3028">
        <w:rPr>
          <w:i/>
        </w:rPr>
        <w:t xml:space="preserve"> </w:t>
      </w:r>
      <w:proofErr w:type="spellStart"/>
      <w:r w:rsidR="001C3028">
        <w:rPr>
          <w:i/>
        </w:rPr>
        <w:t>volans</w:t>
      </w:r>
      <w:proofErr w:type="spellEnd"/>
      <w:r w:rsidR="001C3028">
        <w:t>)</w:t>
      </w:r>
      <w:r w:rsidR="001935C7">
        <w:t>, and striped skunk</w:t>
      </w:r>
      <w:r w:rsidR="001C3028">
        <w:t xml:space="preserve"> (</w:t>
      </w:r>
      <w:r w:rsidR="001C3028">
        <w:rPr>
          <w:i/>
        </w:rPr>
        <w:t>Mephitis mephitis</w:t>
      </w:r>
      <w:r w:rsidR="001C3028">
        <w:t>)</w:t>
      </w:r>
      <w:r w:rsidR="001935C7">
        <w:t xml:space="preserve">.  </w:t>
      </w:r>
      <w:commentRangeEnd w:id="377"/>
      <w:r>
        <w:rPr>
          <w:rStyle w:val="CommentReference"/>
        </w:rPr>
        <w:commentReference w:id="377"/>
      </w:r>
      <w:r w:rsidR="00F778A5">
        <w:t xml:space="preserve">Eastern gray squirrel </w:t>
      </w:r>
      <w:proofErr w:type="gramStart"/>
      <w:r w:rsidR="00F778A5">
        <w:t>were</w:t>
      </w:r>
      <w:proofErr w:type="gramEnd"/>
      <w:r w:rsidR="00F778A5">
        <w:t xml:space="preserve"> </w:t>
      </w:r>
      <w:r w:rsidR="00D77DDE">
        <w:t>photographed</w:t>
      </w:r>
      <w:r w:rsidR="00F778A5">
        <w:t xml:space="preserve"> the most over the survey, totaling </w:t>
      </w:r>
      <w:r w:rsidR="001C3028">
        <w:t>1</w:t>
      </w:r>
      <w:r>
        <w:t>,</w:t>
      </w:r>
      <w:r w:rsidR="001C3028">
        <w:t>917</w:t>
      </w:r>
      <w:r w:rsidR="00F778A5">
        <w:t xml:space="preserve"> pictures across</w:t>
      </w:r>
      <w:r w:rsidR="00D77DDE">
        <w:t xml:space="preserve"> all</w:t>
      </w:r>
      <w:r w:rsidR="00F778A5">
        <w:t xml:space="preserve"> </w:t>
      </w:r>
      <w:r w:rsidR="00D77DDE">
        <w:t>20 of the sites</w:t>
      </w:r>
      <w:r w:rsidR="00F778A5">
        <w:t>.</w:t>
      </w:r>
      <w:r w:rsidR="00D77DDE">
        <w:t xml:space="preserve"> Of the species that could be analyzed</w:t>
      </w:r>
      <w:r w:rsidR="00FA6585">
        <w:t>,</w:t>
      </w:r>
      <w:r w:rsidR="00F778A5">
        <w:t xml:space="preserve"> </w:t>
      </w:r>
      <w:r w:rsidR="00FA6585">
        <w:t>eastern cottontail rabbit</w:t>
      </w:r>
      <w:r w:rsidR="00F778A5">
        <w:t xml:space="preserve"> </w:t>
      </w:r>
      <w:proofErr w:type="gramStart"/>
      <w:r w:rsidR="00F778A5">
        <w:t>were</w:t>
      </w:r>
      <w:proofErr w:type="gramEnd"/>
      <w:r w:rsidR="00F778A5">
        <w:t xml:space="preserve"> detected the least, totaling </w:t>
      </w:r>
      <w:r w:rsidR="00FA6585">
        <w:t>72</w:t>
      </w:r>
      <w:r w:rsidR="00F778A5">
        <w:t xml:space="preserve"> pictures a</w:t>
      </w:r>
      <w:r w:rsidR="00FA6585">
        <w:t>cross</w:t>
      </w:r>
      <w:r w:rsidR="00F778A5">
        <w:t xml:space="preserve"> </w:t>
      </w:r>
      <w:r w:rsidR="00FA6585">
        <w:t>9</w:t>
      </w:r>
      <w:r w:rsidR="0087679E">
        <w:t xml:space="preserve"> of the 20 sampl</w:t>
      </w:r>
      <w:r w:rsidR="00C45F41">
        <w:t>ed</w:t>
      </w:r>
      <w:r w:rsidR="0087679E">
        <w:t xml:space="preserve"> sites.</w:t>
      </w:r>
    </w:p>
    <w:p w14:paraId="6513366D" w14:textId="1B3A0B45" w:rsidR="006B648A" w:rsidRDefault="006B648A" w:rsidP="006B648A">
      <w:pPr>
        <w:pStyle w:val="Heading2"/>
      </w:pPr>
      <w:r>
        <w:t>Does lure increase the number of days a species is detected?</w:t>
      </w:r>
    </w:p>
    <w:p w14:paraId="1CCF2857" w14:textId="424330AA" w:rsidR="008C0569" w:rsidRPr="004B17B1" w:rsidRDefault="004B17B1" w:rsidP="008C0569">
      <w:r>
        <w:t>Without lure, daily detection probability varied greatly between species (Figure 1).</w:t>
      </w:r>
      <w:r w:rsidR="0043046B">
        <w:t xml:space="preserve"> Coyote, for example, had a 5.77% (95% CI = 2.85 – 9.21) probability of being detected each day, which did not increase when lure was placed in front of a camera (Figure </w:t>
      </w:r>
      <w:ins w:id="378" w:author="Fidino, Mason" w:date="2019-02-21T14:22:00Z">
        <w:r w:rsidR="00B071C7">
          <w:t>2</w:t>
        </w:r>
      </w:ins>
      <w:del w:id="379" w:author="Fidino, Mason" w:date="2019-02-21T14:22:00Z">
        <w:r w:rsidR="0043046B" w:rsidDel="00B071C7">
          <w:delText>1</w:delText>
        </w:r>
      </w:del>
      <w:r w:rsidR="0043046B">
        <w:t>). Raccoon and gray squirrel had the highest detection probabilities</w:t>
      </w:r>
      <w:r w:rsidR="00C45F41">
        <w:t xml:space="preserve"> without lure</w:t>
      </w:r>
      <w:r w:rsidR="0043046B">
        <w:t xml:space="preserve">, which were respectively 46.09% (95% CI = 36.69 – 55.00) and 47.89% (95% CI = 36.45 – 58.49). On average, the presence of lure increased raccoon and gray squirrel detection by roughly 5%, but 95% credible intervals of this effect bounded zero (Figure </w:t>
      </w:r>
      <w:ins w:id="380" w:author="Fidino, Mason" w:date="2019-02-21T14:22:00Z">
        <w:r w:rsidR="00B071C7">
          <w:t>2</w:t>
        </w:r>
      </w:ins>
      <w:del w:id="381" w:author="Fidino, Mason" w:date="2019-02-21T14:22:00Z">
        <w:r w:rsidR="0043046B" w:rsidDel="00B071C7">
          <w:delText>1</w:delText>
        </w:r>
      </w:del>
      <w:r w:rsidR="0043046B">
        <w:t xml:space="preserve">). Overall, the presence of lure </w:t>
      </w:r>
      <w:r w:rsidR="00815CF5">
        <w:t>significantly</w:t>
      </w:r>
      <w:r w:rsidR="0043046B">
        <w:t xml:space="preserve"> increased the number of days two species were detected: opossum and chipmunk. Opossum detection probability increased by </w:t>
      </w:r>
      <w:r w:rsidR="0043046B">
        <w:lastRenderedPageBreak/>
        <w:t>8</w:t>
      </w:r>
      <w:r w:rsidR="00815CF5">
        <w:t>.20</w:t>
      </w:r>
      <w:r w:rsidR="0043046B">
        <w:t>%</w:t>
      </w:r>
      <w:r w:rsidR="00815CF5">
        <w:t xml:space="preserve"> (95%CI = 3.32 – 13.36) when lure was present to a total daily detection probability of 25.08% (95% CI = 18.03 – 32.46). Lure had a lesser effect on chipmunk</w:t>
      </w:r>
      <w:r w:rsidR="008B2278">
        <w:t xml:space="preserve"> detection probability</w:t>
      </w:r>
      <w:r w:rsidR="00C45F41">
        <w:t>, which</w:t>
      </w:r>
      <w:r w:rsidR="00815CF5">
        <w:t xml:space="preserve"> increased by 4.76% (95% CI = 0.38 – 10.40)</w:t>
      </w:r>
      <w:r w:rsidR="008A0565">
        <w:t xml:space="preserve">. There was some indication that the presence of lure decreased the number of days </w:t>
      </w:r>
      <w:r w:rsidR="00C45F41">
        <w:t xml:space="preserve">white-tailed deer and </w:t>
      </w:r>
      <w:r w:rsidR="008A0565">
        <w:t xml:space="preserve">eastern cottontail were detected, but this effect was not significant (Figure </w:t>
      </w:r>
      <w:ins w:id="382" w:author="Fidino, Mason" w:date="2019-02-21T14:22:00Z">
        <w:r w:rsidR="00B071C7">
          <w:t>2</w:t>
        </w:r>
      </w:ins>
      <w:del w:id="383" w:author="Fidino, Mason" w:date="2019-02-21T14:22:00Z">
        <w:r w:rsidR="008A0565" w:rsidDel="00B071C7">
          <w:delText>1</w:delText>
        </w:r>
      </w:del>
      <w:r w:rsidR="008A0565">
        <w:t>).</w:t>
      </w:r>
    </w:p>
    <w:p w14:paraId="3E127E58" w14:textId="77777777" w:rsidR="008C0569" w:rsidRDefault="00EF74FF" w:rsidP="008C0569">
      <w:pPr>
        <w:keepNext/>
      </w:pPr>
      <w:commentRangeStart w:id="384"/>
      <w:r>
        <w:rPr>
          <w:noProof/>
        </w:rPr>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0"/>
                    <a:stretch>
                      <a:fillRect/>
                    </a:stretch>
                  </pic:blipFill>
                  <pic:spPr bwMode="auto">
                    <a:xfrm>
                      <a:off x="0" y="0"/>
                      <a:ext cx="5486400" cy="3657600"/>
                    </a:xfrm>
                    <a:prstGeom prst="rect">
                      <a:avLst/>
                    </a:prstGeom>
                    <a:noFill/>
                    <a:ln>
                      <a:noFill/>
                    </a:ln>
                  </pic:spPr>
                </pic:pic>
              </a:graphicData>
            </a:graphic>
          </wp:inline>
        </w:drawing>
      </w:r>
      <w:commentRangeEnd w:id="384"/>
    </w:p>
    <w:p w14:paraId="6685D0B4" w14:textId="1B8B71FA" w:rsidR="008C0569" w:rsidRPr="008C0569" w:rsidRDefault="008C0569" w:rsidP="008C0569">
      <w:pPr>
        <w:pStyle w:val="Caption"/>
        <w:rPr>
          <w:i w:val="0"/>
          <w:color w:val="auto"/>
          <w:sz w:val="22"/>
        </w:rPr>
      </w:pPr>
      <w:r w:rsidRPr="008A0565">
        <w:rPr>
          <w:b/>
          <w:i w:val="0"/>
          <w:color w:val="auto"/>
          <w:sz w:val="22"/>
        </w:rPr>
        <w:t xml:space="preserve">Figure </w:t>
      </w:r>
      <w:r w:rsidRPr="008A0565">
        <w:rPr>
          <w:b/>
          <w:i w:val="0"/>
          <w:color w:val="auto"/>
          <w:sz w:val="22"/>
        </w:rPr>
        <w:fldChar w:fldCharType="begin"/>
      </w:r>
      <w:r w:rsidRPr="008A0565">
        <w:rPr>
          <w:b/>
          <w:i w:val="0"/>
          <w:color w:val="auto"/>
          <w:sz w:val="22"/>
        </w:rPr>
        <w:instrText xml:space="preserve"> SEQ Figure \* ARABIC </w:instrText>
      </w:r>
      <w:r w:rsidRPr="008A0565">
        <w:rPr>
          <w:b/>
          <w:i w:val="0"/>
          <w:color w:val="auto"/>
          <w:sz w:val="22"/>
        </w:rPr>
        <w:fldChar w:fldCharType="separate"/>
      </w:r>
      <w:ins w:id="385" w:author="Fidino, Mason" w:date="2019-02-20T15:49:00Z">
        <w:r w:rsidR="00E604A9">
          <w:rPr>
            <w:b/>
            <w:i w:val="0"/>
            <w:noProof/>
            <w:color w:val="auto"/>
            <w:sz w:val="22"/>
          </w:rPr>
          <w:t>2</w:t>
        </w:r>
      </w:ins>
      <w:del w:id="386" w:author="Fidino, Mason" w:date="2019-02-20T15:49:00Z">
        <w:r w:rsidR="00D54733" w:rsidDel="00E604A9">
          <w:rPr>
            <w:b/>
            <w:i w:val="0"/>
            <w:noProof/>
            <w:color w:val="auto"/>
            <w:sz w:val="22"/>
          </w:rPr>
          <w:delText>1</w:delText>
        </w:r>
      </w:del>
      <w:r w:rsidRPr="008A0565">
        <w:rPr>
          <w:b/>
          <w:i w:val="0"/>
          <w:color w:val="auto"/>
          <w:sz w:val="22"/>
        </w:rPr>
        <w:fldChar w:fldCharType="end"/>
      </w:r>
      <w:r w:rsidRPr="008A0565">
        <w:rPr>
          <w:b/>
          <w:i w:val="0"/>
          <w:color w:val="auto"/>
          <w:sz w:val="22"/>
        </w:rPr>
        <w:t>.</w:t>
      </w:r>
      <w:r w:rsidRPr="008C0569">
        <w:rPr>
          <w:i w:val="0"/>
          <w:color w:val="auto"/>
          <w:sz w:val="22"/>
        </w:rPr>
        <w:t xml:space="preserve"> Lure had a marginal, but varying effect on the number of days species were detected. The left plot illustrates the daily probability of detecting</w:t>
      </w:r>
      <w:r w:rsidR="001C7305">
        <w:rPr>
          <w:i w:val="0"/>
          <w:color w:val="auto"/>
          <w:sz w:val="22"/>
        </w:rPr>
        <w:t xml:space="preserve"> a</w:t>
      </w:r>
      <w:r w:rsidRPr="008C0569">
        <w:rPr>
          <w:i w:val="0"/>
          <w:color w:val="auto"/>
          <w:sz w:val="22"/>
        </w:rPr>
        <w:t xml:space="preserve"> species when no lure was in front of a camera. The right plot illustrates how a species detection probability on the left changes given the presence of lure. Vertical solid lines are median estimates which are plotted over the posterior distribution that fell within the associated 95% credible interval.</w:t>
      </w:r>
    </w:p>
    <w:p w14:paraId="75A792B8" w14:textId="441C0780" w:rsidR="006B648A" w:rsidRDefault="00EF74FF" w:rsidP="008A0565">
      <w:pPr>
        <w:pStyle w:val="Heading2"/>
      </w:pPr>
      <w:r>
        <w:rPr>
          <w:rStyle w:val="CommentReference"/>
        </w:rPr>
        <w:commentReference w:id="384"/>
      </w:r>
      <w:r w:rsidR="008A0565" w:rsidRPr="008A0565">
        <w:t xml:space="preserve"> </w:t>
      </w:r>
      <w:r w:rsidR="008A0565">
        <w:t>Does lure decrease the amount of time to first detection?</w:t>
      </w:r>
    </w:p>
    <w:p w14:paraId="025886AE" w14:textId="1B530215" w:rsidR="002D77F9" w:rsidRPr="002D77F9" w:rsidRDefault="001C7305" w:rsidP="002D77F9">
      <w:r>
        <w:t>Without lure, t</w:t>
      </w:r>
      <w:r w:rsidR="002D77F9">
        <w:t xml:space="preserve">he </w:t>
      </w:r>
      <w:r w:rsidR="006A0A91">
        <w:t xml:space="preserve">expected </w:t>
      </w:r>
      <w:r w:rsidR="00E43A77">
        <w:t>number</w:t>
      </w:r>
      <w:r w:rsidR="002D77F9">
        <w:t xml:space="preserve"> of days to first detection ranged from </w:t>
      </w:r>
      <w:r>
        <w:t>2.21 (95% CI</w:t>
      </w:r>
      <w:r w:rsidR="00E43A77">
        <w:t xml:space="preserve"> = 1.12 – 3.69) for gray squirrel to 20.75 days (95% CI = 9.63 – 45.37) for cottontail rabbit (Figure 2). When lure w</w:t>
      </w:r>
      <w:r w:rsidR="008B2278">
        <w:t>as</w:t>
      </w:r>
      <w:r w:rsidR="00E43A77">
        <w:t xml:space="preserve"> placed in </w:t>
      </w:r>
      <w:r w:rsidR="00964F0E">
        <w:t>view</w:t>
      </w:r>
      <w:r w:rsidR="00E43A77">
        <w:t xml:space="preserve"> of a camera most species showed a</w:t>
      </w:r>
      <w:r w:rsidR="006A0A91">
        <w:t xml:space="preserve"> general</w:t>
      </w:r>
      <w:r w:rsidR="00E43A77">
        <w:t xml:space="preserve"> decreas</w:t>
      </w:r>
      <w:r w:rsidR="0095535E">
        <w:t>ing trend</w:t>
      </w:r>
      <w:r w:rsidR="00E43A77">
        <w:t xml:space="preserve"> in the amount of time to first detection</w:t>
      </w:r>
      <w:r w:rsidR="006A0A91">
        <w:t xml:space="preserve"> (Figure </w:t>
      </w:r>
      <w:ins w:id="387" w:author="Fidino, Mason" w:date="2019-02-21T14:22:00Z">
        <w:r w:rsidR="00B071C7">
          <w:t>3</w:t>
        </w:r>
      </w:ins>
      <w:del w:id="388" w:author="Fidino, Mason" w:date="2019-02-21T14:22:00Z">
        <w:r w:rsidR="006A0A91" w:rsidDel="00B071C7">
          <w:delText>2</w:delText>
        </w:r>
      </w:del>
      <w:r w:rsidR="006A0A91">
        <w:t>)</w:t>
      </w:r>
      <w:r w:rsidR="00964F0E">
        <w:t>. However,</w:t>
      </w:r>
      <w:r w:rsidR="00E43A77">
        <w:t xml:space="preserve"> </w:t>
      </w:r>
      <w:r w:rsidR="006A0A91">
        <w:t xml:space="preserve">credible intervals </w:t>
      </w:r>
      <w:r w:rsidR="00E43A77">
        <w:t xml:space="preserve">of this effect bounded </w:t>
      </w:r>
      <w:r w:rsidR="00E6370F">
        <w:t>zero</w:t>
      </w:r>
      <w:r w:rsidR="00964F0E">
        <w:t xml:space="preserve"> for all species except the opossum</w:t>
      </w:r>
      <w:r w:rsidR="00E43A77">
        <w:t xml:space="preserve">. </w:t>
      </w:r>
      <w:r w:rsidR="00964F0E">
        <w:t xml:space="preserve">On average, the </w:t>
      </w:r>
      <w:r w:rsidR="00E6370F">
        <w:t xml:space="preserve">expected </w:t>
      </w:r>
      <w:r w:rsidR="00964F0E">
        <w:t xml:space="preserve">time to detect opossum decreased by 35.34% (95% CI = 11.13 – 55.83) to 5.57 days (95% CI = 3.73 – 7.81). There was some indication that it took longer to detect both coyote and cottontail rabbits given the presence of lure, but this effect was also not significant (Figure </w:t>
      </w:r>
      <w:ins w:id="389" w:author="Fidino, Mason" w:date="2019-02-21T14:22:00Z">
        <w:r w:rsidR="00B071C7">
          <w:t>3</w:t>
        </w:r>
      </w:ins>
      <w:del w:id="390" w:author="Fidino, Mason" w:date="2019-02-21T14:22:00Z">
        <w:r w:rsidR="00964F0E" w:rsidDel="00B071C7">
          <w:delText>2</w:delText>
        </w:r>
      </w:del>
      <w:r w:rsidR="00964F0E">
        <w:t>).</w:t>
      </w:r>
    </w:p>
    <w:p w14:paraId="2D04B0F4" w14:textId="77777777" w:rsidR="007874FD" w:rsidRDefault="008A0565" w:rsidP="007874FD">
      <w:pPr>
        <w:keepNext/>
      </w:pPr>
      <w:r>
        <w:rPr>
          <w:noProof/>
        </w:rPr>
        <w:lastRenderedPageBreak/>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51A555E0" w14:textId="0A4EEBF6" w:rsidR="008A0565" w:rsidRPr="00E6370F" w:rsidRDefault="007874FD" w:rsidP="00E6370F">
      <w:pPr>
        <w:pStyle w:val="Caption"/>
        <w:rPr>
          <w:i w:val="0"/>
          <w:color w:val="auto"/>
          <w:sz w:val="22"/>
          <w:szCs w:val="22"/>
        </w:rPr>
      </w:pPr>
      <w:r w:rsidRPr="002D77F9">
        <w:rPr>
          <w:b/>
          <w:i w:val="0"/>
          <w:color w:val="auto"/>
          <w:sz w:val="22"/>
          <w:szCs w:val="22"/>
        </w:rPr>
        <w:t xml:space="preserve">Figure </w:t>
      </w:r>
      <w:r w:rsidRPr="002D77F9">
        <w:rPr>
          <w:b/>
          <w:i w:val="0"/>
          <w:color w:val="auto"/>
          <w:sz w:val="22"/>
          <w:szCs w:val="22"/>
        </w:rPr>
        <w:fldChar w:fldCharType="begin"/>
      </w:r>
      <w:r w:rsidRPr="002D77F9">
        <w:rPr>
          <w:b/>
          <w:i w:val="0"/>
          <w:color w:val="auto"/>
          <w:sz w:val="22"/>
          <w:szCs w:val="22"/>
        </w:rPr>
        <w:instrText xml:space="preserve"> SEQ Figure \* ARABIC </w:instrText>
      </w:r>
      <w:r w:rsidRPr="002D77F9">
        <w:rPr>
          <w:b/>
          <w:i w:val="0"/>
          <w:color w:val="auto"/>
          <w:sz w:val="22"/>
          <w:szCs w:val="22"/>
        </w:rPr>
        <w:fldChar w:fldCharType="separate"/>
      </w:r>
      <w:ins w:id="391" w:author="Fidino, Mason" w:date="2019-02-20T15:49:00Z">
        <w:r w:rsidR="00E604A9">
          <w:rPr>
            <w:b/>
            <w:i w:val="0"/>
            <w:noProof/>
            <w:color w:val="auto"/>
            <w:sz w:val="22"/>
            <w:szCs w:val="22"/>
          </w:rPr>
          <w:t>3</w:t>
        </w:r>
      </w:ins>
      <w:del w:id="392" w:author="Fidino, Mason" w:date="2019-02-20T15:49:00Z">
        <w:r w:rsidR="00D54733" w:rsidDel="00E604A9">
          <w:rPr>
            <w:b/>
            <w:i w:val="0"/>
            <w:noProof/>
            <w:color w:val="auto"/>
            <w:sz w:val="22"/>
            <w:szCs w:val="22"/>
          </w:rPr>
          <w:delText>2</w:delText>
        </w:r>
      </w:del>
      <w:r w:rsidRPr="002D77F9">
        <w:rPr>
          <w:b/>
          <w:i w:val="0"/>
          <w:color w:val="auto"/>
          <w:sz w:val="22"/>
          <w:szCs w:val="22"/>
        </w:rPr>
        <w:fldChar w:fldCharType="end"/>
      </w:r>
      <w:r w:rsidRPr="002D77F9">
        <w:rPr>
          <w:b/>
          <w:i w:val="0"/>
          <w:color w:val="auto"/>
          <w:sz w:val="22"/>
          <w:szCs w:val="22"/>
        </w:rPr>
        <w:t>.</w:t>
      </w:r>
      <w:r w:rsidRPr="007874FD">
        <w:rPr>
          <w:i w:val="0"/>
          <w:color w:val="auto"/>
          <w:sz w:val="22"/>
          <w:szCs w:val="22"/>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Pr>
          <w:i w:val="0"/>
          <w:color w:val="auto"/>
          <w:sz w:val="22"/>
          <w:szCs w:val="22"/>
        </w:rPr>
        <w:t xml:space="preserve"> to first detection</w:t>
      </w:r>
      <w:r w:rsidRPr="007874FD">
        <w:rPr>
          <w:i w:val="0"/>
          <w:color w:val="auto"/>
          <w:sz w:val="22"/>
          <w:szCs w:val="22"/>
        </w:rPr>
        <w:t>. Vertical solid lines are median estimates which are plotted over the posterior distribution that fell within the associated 95% credible interval.</w:t>
      </w:r>
    </w:p>
    <w:p w14:paraId="61F80F68" w14:textId="6E576D07" w:rsidR="00E6370F" w:rsidRDefault="00E6370F" w:rsidP="00E6370F">
      <w:pPr>
        <w:pStyle w:val="Heading2"/>
        <w:rPr>
          <w:rFonts w:eastAsiaTheme="minorEastAsia"/>
        </w:rPr>
      </w:pPr>
      <w:r>
        <w:rPr>
          <w:rFonts w:eastAsiaTheme="minorEastAsia"/>
        </w:rPr>
        <w:t>Does lure increase the number of photographs of a species?</w:t>
      </w:r>
    </w:p>
    <w:p w14:paraId="2AFE8D9F" w14:textId="06027539" w:rsidR="0095535E" w:rsidRPr="0095535E" w:rsidRDefault="0095535E" w:rsidP="0095535E">
      <w:r>
        <w:t xml:space="preserve">Of the three analyses, more species showed a significant change in the number of images collected given the presence of lure (Figure </w:t>
      </w:r>
      <w:ins w:id="393" w:author="Fidino, Mason" w:date="2019-02-21T14:22:00Z">
        <w:r w:rsidR="00B071C7">
          <w:t>4</w:t>
        </w:r>
      </w:ins>
      <w:del w:id="394" w:author="Fidino, Mason" w:date="2019-02-21T14:22:00Z">
        <w:r w:rsidDel="00B071C7">
          <w:delText>3</w:delText>
        </w:r>
      </w:del>
      <w:r>
        <w:t xml:space="preserve">). </w:t>
      </w:r>
      <w:r w:rsidR="008C4F58">
        <w:t>Two species had more photos taken when lure was present: opossum and raccoon. For</w:t>
      </w:r>
      <w:r>
        <w:t xml:space="preserve"> opossum</w:t>
      </w:r>
      <w:r w:rsidR="008C4F58">
        <w:t xml:space="preserve"> the number of images captured increased by a factor of 2.01 (95% CI = 1.66 – 2.38),</w:t>
      </w:r>
      <w:r w:rsidR="00D54733">
        <w:t xml:space="preserve"> while the number of images captured of raccoon increased by a factor of 1.15 (95% CI = 1.06 – 1.26). All other species save for the cottontail rabbit had a marginal but non-significant increase in photos given the presence of lure (Figure </w:t>
      </w:r>
      <w:ins w:id="395" w:author="Fidino, Mason" w:date="2019-02-21T14:23:00Z">
        <w:r w:rsidR="00B071C7">
          <w:t>4</w:t>
        </w:r>
      </w:ins>
      <w:del w:id="396" w:author="Fidino, Mason" w:date="2019-02-21T14:23:00Z">
        <w:r w:rsidR="00D54733" w:rsidDel="00B071C7">
          <w:delText>3</w:delText>
        </w:r>
      </w:del>
      <w:r w:rsidR="00D54733">
        <w:t>). Cottontail rabbits, on the other hand, were less likely to be photographed given the presence of lure as the number of images collected decreased by a factor of 0.42 (95% CI = 0.25 – 0.62).</w:t>
      </w:r>
    </w:p>
    <w:p w14:paraId="5E1A746C" w14:textId="77777777" w:rsidR="00D54733" w:rsidRDefault="0095535E" w:rsidP="00D54733">
      <w:pPr>
        <w:keepNext/>
      </w:pPr>
      <w:r>
        <w:rPr>
          <w:noProof/>
        </w:rPr>
        <w:lastRenderedPageBreak/>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2"/>
                    <a:stretch>
                      <a:fillRect/>
                    </a:stretch>
                  </pic:blipFill>
                  <pic:spPr bwMode="auto">
                    <a:xfrm>
                      <a:off x="0" y="0"/>
                      <a:ext cx="3657600" cy="3657600"/>
                    </a:xfrm>
                    <a:prstGeom prst="rect">
                      <a:avLst/>
                    </a:prstGeom>
                    <a:noFill/>
                    <a:ln>
                      <a:noFill/>
                    </a:ln>
                  </pic:spPr>
                </pic:pic>
              </a:graphicData>
            </a:graphic>
          </wp:inline>
        </w:drawing>
      </w:r>
    </w:p>
    <w:p w14:paraId="6D39DA63" w14:textId="194AAA73" w:rsidR="00E6370F" w:rsidRPr="00D54733" w:rsidRDefault="00D54733" w:rsidP="00D54733">
      <w:pPr>
        <w:pStyle w:val="Caption"/>
        <w:rPr>
          <w:i w:val="0"/>
          <w:color w:val="auto"/>
          <w:sz w:val="22"/>
        </w:rPr>
      </w:pPr>
      <w:r w:rsidRPr="00D54733">
        <w:rPr>
          <w:b/>
          <w:i w:val="0"/>
          <w:color w:val="auto"/>
          <w:sz w:val="22"/>
        </w:rPr>
        <w:t xml:space="preserve">Figure </w:t>
      </w:r>
      <w:r w:rsidRPr="00D54733">
        <w:rPr>
          <w:b/>
          <w:i w:val="0"/>
          <w:color w:val="auto"/>
          <w:sz w:val="22"/>
        </w:rPr>
        <w:fldChar w:fldCharType="begin"/>
      </w:r>
      <w:r w:rsidRPr="00D54733">
        <w:rPr>
          <w:b/>
          <w:i w:val="0"/>
          <w:color w:val="auto"/>
          <w:sz w:val="22"/>
        </w:rPr>
        <w:instrText xml:space="preserve"> SEQ Figure \* ARABIC </w:instrText>
      </w:r>
      <w:r w:rsidRPr="00D54733">
        <w:rPr>
          <w:b/>
          <w:i w:val="0"/>
          <w:color w:val="auto"/>
          <w:sz w:val="22"/>
        </w:rPr>
        <w:fldChar w:fldCharType="separate"/>
      </w:r>
      <w:ins w:id="397" w:author="Fidino, Mason" w:date="2019-02-20T15:49:00Z">
        <w:r w:rsidR="00E604A9">
          <w:rPr>
            <w:b/>
            <w:i w:val="0"/>
            <w:noProof/>
            <w:color w:val="auto"/>
            <w:sz w:val="22"/>
          </w:rPr>
          <w:t>4</w:t>
        </w:r>
      </w:ins>
      <w:del w:id="398" w:author="Fidino, Mason" w:date="2019-02-20T15:49:00Z">
        <w:r w:rsidRPr="00D54733" w:rsidDel="00E604A9">
          <w:rPr>
            <w:b/>
            <w:i w:val="0"/>
            <w:noProof/>
            <w:color w:val="auto"/>
            <w:sz w:val="22"/>
          </w:rPr>
          <w:delText>3</w:delText>
        </w:r>
      </w:del>
      <w:r w:rsidRPr="00D54733">
        <w:rPr>
          <w:b/>
          <w:i w:val="0"/>
          <w:color w:val="auto"/>
          <w:sz w:val="22"/>
        </w:rPr>
        <w:fldChar w:fldCharType="end"/>
      </w:r>
      <w:r w:rsidRPr="00D54733">
        <w:rPr>
          <w:i w:val="0"/>
          <w:color w:val="auto"/>
          <w:sz w:val="22"/>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E6370F" w:rsidRDefault="00D5316F" w:rsidP="00E6370F"/>
    <w:p w14:paraId="2D8607FC" w14:textId="3B8A9CB5" w:rsidR="00F778A5" w:rsidRDefault="00F778A5">
      <w:pPr>
        <w:rPr>
          <w:ins w:id="399" w:author="Fidino, Mason" w:date="2019-03-04T15:51:00Z"/>
          <w:b/>
        </w:rPr>
      </w:pPr>
      <w:r>
        <w:rPr>
          <w:b/>
        </w:rPr>
        <w:t>Discussion</w:t>
      </w:r>
    </w:p>
    <w:p w14:paraId="4FAAACA3" w14:textId="4B2F3670" w:rsidR="001B4AF4" w:rsidRDefault="001B4AF4">
      <w:pPr>
        <w:rPr>
          <w:ins w:id="400" w:author="Fidino, Mason [2]" w:date="2019-03-11T14:18:00Z"/>
        </w:rPr>
      </w:pPr>
      <w:ins w:id="401" w:author="Fidino, Mason" w:date="2019-03-04T15:56:00Z">
        <w:r>
          <w:t xml:space="preserve">Our trifold approach to quantify the effect of lure on urban mammals </w:t>
        </w:r>
      </w:ins>
      <w:ins w:id="402" w:author="Fidino, Mason" w:date="2019-03-05T11:20:00Z">
        <w:r w:rsidR="00CE1167">
          <w:t xml:space="preserve">provided evidence that the presence of lure may </w:t>
        </w:r>
      </w:ins>
      <w:ins w:id="403" w:author="Fidino, Mason [2]" w:date="2019-03-11T10:06:00Z">
        <w:r w:rsidR="00DD13EE">
          <w:t xml:space="preserve">provide a subtle </w:t>
        </w:r>
      </w:ins>
      <w:ins w:id="404" w:author="Fidino, Mason" w:date="2019-03-05T11:20:00Z">
        <w:r w:rsidR="00CE1167">
          <w:t xml:space="preserve">increase </w:t>
        </w:r>
      </w:ins>
      <w:ins w:id="405" w:author="Fidino, Mason [2]" w:date="2019-03-11T10:06:00Z">
        <w:r w:rsidR="00DD13EE">
          <w:t xml:space="preserve">to </w:t>
        </w:r>
      </w:ins>
      <w:ins w:id="406" w:author="Fidino, Mason" w:date="2019-03-05T11:20:00Z">
        <w:r w:rsidR="00CE1167">
          <w:t>species detectability</w:t>
        </w:r>
      </w:ins>
      <w:ins w:id="407" w:author="Fidino, Mason" w:date="2019-03-06T11:19:00Z">
        <w:r w:rsidR="00B046B3">
          <w:t xml:space="preserve"> in varying ways</w:t>
        </w:r>
      </w:ins>
      <w:ins w:id="408" w:author="Fidino, Mason" w:date="2019-03-05T11:20:00Z">
        <w:r w:rsidR="00CE1167">
          <w:t xml:space="preserve">. </w:t>
        </w:r>
      </w:ins>
      <w:bookmarkStart w:id="409" w:name="_Hlk2673072"/>
      <w:ins w:id="410" w:author="Fidino, Mason" w:date="2019-03-05T09:42:00Z">
        <w:r w:rsidR="00642354">
          <w:t>Save for rabbits and deer, most mammals trended to</w:t>
        </w:r>
      </w:ins>
      <w:ins w:id="411" w:author="Fidino, Mason [2]" w:date="2019-03-11T10:07:00Z">
        <w:r w:rsidR="00DD13EE">
          <w:t>wards</w:t>
        </w:r>
      </w:ins>
      <w:ins w:id="412" w:author="Fidino, Mason" w:date="2019-03-05T09:42:00Z">
        <w:r w:rsidR="00642354">
          <w:t xml:space="preserve"> being detected on more days or earlier in time</w:t>
        </w:r>
      </w:ins>
      <w:ins w:id="413" w:author="Fidino, Mason" w:date="2019-03-06T11:20:00Z">
        <w:r w:rsidR="00B046B3">
          <w:t xml:space="preserve"> given the presence of lure</w:t>
        </w:r>
      </w:ins>
      <w:ins w:id="414" w:author="Fidino, Mason" w:date="2019-03-05T09:42:00Z">
        <w:r w:rsidR="00642354">
          <w:t xml:space="preserve">, though </w:t>
        </w:r>
        <w:del w:id="415" w:author="Fidino, Mason [2]" w:date="2019-03-11T10:07:00Z">
          <w:r w:rsidR="00642354" w:rsidDel="00DD13EE">
            <w:delText xml:space="preserve">these results were </w:delText>
          </w:r>
        </w:del>
      </w:ins>
      <w:ins w:id="416" w:author="Fidino, Mason" w:date="2019-03-05T11:20:00Z">
        <w:del w:id="417" w:author="Fidino, Mason [2]" w:date="2019-03-11T10:07:00Z">
          <w:r w:rsidR="00CE1167" w:rsidDel="00DD13EE">
            <w:delText>rarely</w:delText>
          </w:r>
        </w:del>
      </w:ins>
      <w:ins w:id="418" w:author="Fidino, Mason" w:date="2019-03-05T09:42:00Z">
        <w:del w:id="419" w:author="Fidino, Mason [2]" w:date="2019-03-11T10:07:00Z">
          <w:r w:rsidR="00642354" w:rsidDel="00DD13EE">
            <w:delText xml:space="preserve"> significant</w:delText>
          </w:r>
        </w:del>
      </w:ins>
      <w:ins w:id="420" w:author="Fidino, Mason [2]" w:date="2019-03-11T10:07:00Z">
        <w:r w:rsidR="00DD13EE">
          <w:t>95% credible intervals of this effect often included zero</w:t>
        </w:r>
      </w:ins>
      <w:ins w:id="421" w:author="Fidino, Mason" w:date="2019-03-05T09:42:00Z">
        <w:r w:rsidR="00642354">
          <w:t>. Overall</w:t>
        </w:r>
      </w:ins>
      <w:ins w:id="422" w:author="Fidino, Mason" w:date="2019-03-04T16:16:00Z">
        <w:r w:rsidR="00CC21AE">
          <w:t>, o</w:t>
        </w:r>
      </w:ins>
      <w:ins w:id="423" w:author="Fidino, Mason" w:date="2019-03-04T15:59:00Z">
        <w:r w:rsidR="00BB0170">
          <w:t xml:space="preserve">possum had the largest response </w:t>
        </w:r>
      </w:ins>
      <w:ins w:id="424" w:author="Fidino, Mason" w:date="2019-03-04T16:02:00Z">
        <w:r w:rsidR="00BB0170">
          <w:t xml:space="preserve">to lure </w:t>
        </w:r>
      </w:ins>
      <w:ins w:id="425" w:author="Fidino, Mason" w:date="2019-03-04T15:59:00Z">
        <w:r w:rsidR="00BB0170">
          <w:t>over all three analyses</w:t>
        </w:r>
      </w:ins>
      <w:ins w:id="426" w:author="Fidino, Mason" w:date="2019-03-04T16:00:00Z">
        <w:r w:rsidR="00BB0170">
          <w:t xml:space="preserve">. </w:t>
        </w:r>
      </w:ins>
      <w:ins w:id="427" w:author="Fidino, Mason" w:date="2019-03-04T16:02:00Z">
        <w:r w:rsidR="00BB0170">
          <w:t xml:space="preserve">By placing lure in view of a camera </w:t>
        </w:r>
      </w:ins>
      <w:ins w:id="428" w:author="Fidino, Mason" w:date="2019-03-04T16:00:00Z">
        <w:r w:rsidR="00BB0170">
          <w:t>opossum</w:t>
        </w:r>
      </w:ins>
      <w:ins w:id="429" w:author="Fidino, Mason" w:date="2019-03-04T15:59:00Z">
        <w:r w:rsidR="00BB0170">
          <w:t xml:space="preserve"> </w:t>
        </w:r>
      </w:ins>
      <w:ins w:id="430" w:author="Fidino, Mason" w:date="2019-03-04T16:01:00Z">
        <w:r w:rsidR="00BB0170">
          <w:t xml:space="preserve">are </w:t>
        </w:r>
      </w:ins>
      <w:ins w:id="431" w:author="Fidino, Mason" w:date="2019-03-04T15:59:00Z">
        <w:r w:rsidR="00BB0170">
          <w:t>detected across more days of a sur</w:t>
        </w:r>
      </w:ins>
      <w:ins w:id="432" w:author="Fidino, Mason" w:date="2019-03-04T16:00:00Z">
        <w:r w:rsidR="00BB0170">
          <w:t xml:space="preserve">vey (Fig. 2), </w:t>
        </w:r>
      </w:ins>
      <w:ins w:id="433" w:author="Fidino, Mason" w:date="2019-03-04T16:02:00Z">
        <w:r w:rsidR="00BB0170">
          <w:t xml:space="preserve">in a shorter amount of time (Fig. 3), and </w:t>
        </w:r>
      </w:ins>
      <w:ins w:id="434" w:author="Fidino, Mason" w:date="2019-03-04T16:13:00Z">
        <w:r w:rsidR="00CC21AE">
          <w:t>the number of opossum images is doubled (Fig. 4).</w:t>
        </w:r>
      </w:ins>
      <w:ins w:id="435" w:author="Fidino, Mason" w:date="2019-03-04T16:14:00Z">
        <w:r w:rsidR="00CC21AE">
          <w:t xml:space="preserve"> Raccoon, the only other </w:t>
        </w:r>
        <w:proofErr w:type="spellStart"/>
        <w:r w:rsidR="00CC21AE">
          <w:t>mesocarnivore</w:t>
        </w:r>
        <w:proofErr w:type="spellEnd"/>
        <w:r w:rsidR="00CC21AE">
          <w:t xml:space="preserve"> </w:t>
        </w:r>
      </w:ins>
      <w:ins w:id="436" w:author="Fidino, Mason" w:date="2019-03-06T11:20:00Z">
        <w:r w:rsidR="00B046B3">
          <w:t>we observed a response</w:t>
        </w:r>
      </w:ins>
      <w:ins w:id="437" w:author="Fidino, Mason" w:date="2019-03-05T09:43:00Z">
        <w:r w:rsidR="00642354">
          <w:t xml:space="preserve"> to the presence of lure</w:t>
        </w:r>
      </w:ins>
      <w:ins w:id="438" w:author="Fidino, Mason" w:date="2019-03-04T16:14:00Z">
        <w:r w:rsidR="00CC21AE">
          <w:t>, was photographe</w:t>
        </w:r>
      </w:ins>
      <w:ins w:id="439" w:author="Fidino, Mason" w:date="2019-03-04T16:15:00Z">
        <w:r w:rsidR="00CC21AE">
          <w:t>d 15% more</w:t>
        </w:r>
      </w:ins>
      <w:ins w:id="440" w:author="Fidino, Mason" w:date="2019-03-05T09:42:00Z">
        <w:r w:rsidR="00642354">
          <w:t xml:space="preserve"> but did not arrive any earlier to a camera</w:t>
        </w:r>
      </w:ins>
      <w:ins w:id="441" w:author="Fidino, Mason" w:date="2019-03-05T09:43:00Z">
        <w:r w:rsidR="00642354">
          <w:t xml:space="preserve"> or get detected across multiple days</w:t>
        </w:r>
      </w:ins>
      <w:ins w:id="442" w:author="Fidino, Mason" w:date="2019-03-04T16:15:00Z">
        <w:r w:rsidR="00CC21AE">
          <w:t xml:space="preserve">. </w:t>
        </w:r>
      </w:ins>
      <w:commentRangeStart w:id="443"/>
      <w:ins w:id="444" w:author="Fidino, Mason" w:date="2019-03-05T09:44:00Z">
        <w:r w:rsidR="00642354">
          <w:t>Together, t</w:t>
        </w:r>
      </w:ins>
      <w:ins w:id="445" w:author="Fidino, Mason" w:date="2019-03-04T16:26:00Z">
        <w:r w:rsidR="00F15E4B">
          <w:t xml:space="preserve">hese findings indicate that lure may provide some increase in </w:t>
        </w:r>
      </w:ins>
      <w:ins w:id="446" w:author="Fidino, Mason" w:date="2019-03-05T09:46:00Z">
        <w:r w:rsidR="002E0FAA">
          <w:t>species detectability</w:t>
        </w:r>
      </w:ins>
      <w:ins w:id="447" w:author="Fidino, Mason" w:date="2019-03-04T16:26:00Z">
        <w:r w:rsidR="00F15E4B">
          <w:t>, but it</w:t>
        </w:r>
      </w:ins>
      <w:ins w:id="448" w:author="Fidino, Mason [2]" w:date="2019-03-11T10:08:00Z">
        <w:r w:rsidR="00F766AF">
          <w:t xml:space="preserve"> varies by species and</w:t>
        </w:r>
      </w:ins>
      <w:ins w:id="449" w:author="Fidino, Mason" w:date="2019-03-04T16:26:00Z">
        <w:r w:rsidR="00F15E4B">
          <w:t xml:space="preserve"> may not be as substantial as expe</w:t>
        </w:r>
      </w:ins>
      <w:ins w:id="450" w:author="Fidino, Mason" w:date="2019-03-04T16:27:00Z">
        <w:r w:rsidR="00F15E4B">
          <w:t>cted</w:t>
        </w:r>
      </w:ins>
      <w:ins w:id="451" w:author="Fidino, Mason" w:date="2019-03-06T11:21:00Z">
        <w:del w:id="452" w:author="Fidino, Mason [2]" w:date="2019-03-11T10:08:00Z">
          <w:r w:rsidR="00B046B3" w:rsidDel="00F766AF">
            <w:delText xml:space="preserve"> and likely varies by species</w:delText>
          </w:r>
        </w:del>
        <w:r w:rsidR="00B046B3">
          <w:t xml:space="preserve">. </w:t>
        </w:r>
      </w:ins>
      <w:ins w:id="453" w:author="Fidino, Mason" w:date="2019-03-04T16:27:00Z">
        <w:r w:rsidR="00F15E4B">
          <w:t xml:space="preserve"> </w:t>
        </w:r>
      </w:ins>
      <w:commentRangeEnd w:id="443"/>
      <w:ins w:id="454" w:author="Fidino, Mason" w:date="2019-03-05T09:47:00Z">
        <w:r w:rsidR="002E0FAA">
          <w:rPr>
            <w:rStyle w:val="CommentReference"/>
          </w:rPr>
          <w:commentReference w:id="443"/>
        </w:r>
      </w:ins>
      <w:bookmarkEnd w:id="409"/>
    </w:p>
    <w:p w14:paraId="6D4852BB" w14:textId="77777777" w:rsidR="00937428" w:rsidRDefault="00937428">
      <w:pPr>
        <w:rPr>
          <w:ins w:id="455" w:author="Fidino, Mason" w:date="2019-03-05T09:46:00Z"/>
        </w:rPr>
      </w:pPr>
    </w:p>
    <w:p w14:paraId="543A9E23" w14:textId="6FC26560" w:rsidR="000929E9" w:rsidRDefault="00B046B3">
      <w:pPr>
        <w:rPr>
          <w:ins w:id="456" w:author="Fidino, Mason [2]" w:date="2019-03-11T14:19:00Z"/>
        </w:rPr>
      </w:pPr>
      <w:ins w:id="457" w:author="Fidino, Mason" w:date="2019-03-06T11:22:00Z">
        <w:del w:id="458" w:author="Fidino, Mason [2]" w:date="2019-03-11T10:09:00Z">
          <w:r w:rsidDel="00F766AF">
            <w:delText>T</w:delText>
          </w:r>
        </w:del>
      </w:ins>
      <w:ins w:id="459" w:author="Fidino, Mason" w:date="2019-03-05T13:38:00Z">
        <w:del w:id="460" w:author="Fidino, Mason [2]" w:date="2019-03-11T10:09:00Z">
          <w:r w:rsidR="00C845DB" w:rsidDel="00F766AF">
            <w:delText>hese results do not definitively address whether lure should or should be used</w:delText>
          </w:r>
        </w:del>
      </w:ins>
      <w:ins w:id="461" w:author="Fidino, Mason" w:date="2019-03-06T11:22:00Z">
        <w:del w:id="462" w:author="Fidino, Mason [2]" w:date="2019-03-11T10:09:00Z">
          <w:r w:rsidDel="00F766AF">
            <w:delText xml:space="preserve"> while camera trapping</w:delText>
          </w:r>
        </w:del>
      </w:ins>
      <w:ins w:id="463" w:author="Fidino, Mason" w:date="2019-03-05T13:38:00Z">
        <w:del w:id="464" w:author="Fidino, Mason [2]" w:date="2019-03-11T10:09:00Z">
          <w:r w:rsidR="00C845DB" w:rsidDel="00F766AF">
            <w:delText xml:space="preserve">. </w:delText>
          </w:r>
        </w:del>
      </w:ins>
      <w:ins w:id="465" w:author="Fidino, Mason" w:date="2019-03-05T11:25:00Z">
        <w:r w:rsidR="00434839">
          <w:t>When designing a</w:t>
        </w:r>
      </w:ins>
      <w:ins w:id="466" w:author="Fidino, Mason" w:date="2019-03-05T11:59:00Z">
        <w:del w:id="467" w:author="Fidino, Mason [2]" w:date="2019-03-11T10:17:00Z">
          <w:r w:rsidR="00626FE7" w:rsidDel="00F766AF">
            <w:delText>n</w:delText>
          </w:r>
        </w:del>
        <w:del w:id="468" w:author="Fidino, Mason [2]" w:date="2019-03-11T10:16:00Z">
          <w:r w:rsidR="00626FE7" w:rsidDel="00F766AF">
            <w:delText xml:space="preserve"> optimal</w:delText>
          </w:r>
        </w:del>
      </w:ins>
      <w:ins w:id="469" w:author="Fidino, Mason" w:date="2019-03-05T13:27:00Z">
        <w:r w:rsidR="00CF336C">
          <w:t xml:space="preserve"> camera</w:t>
        </w:r>
      </w:ins>
      <w:ins w:id="470" w:author="Fidino, Mason" w:date="2019-03-05T11:25:00Z">
        <w:r w:rsidR="00434839">
          <w:t xml:space="preserve"> survey, </w:t>
        </w:r>
      </w:ins>
      <w:ins w:id="471" w:author="Fidino, Mason" w:date="2019-03-06T11:22:00Z">
        <w:r>
          <w:t>the decision</w:t>
        </w:r>
      </w:ins>
      <w:ins w:id="472" w:author="Fidino, Mason" w:date="2019-03-05T11:25:00Z">
        <w:r w:rsidR="00434839">
          <w:t xml:space="preserve"> </w:t>
        </w:r>
      </w:ins>
      <w:ins w:id="473" w:author="Fidino, Mason" w:date="2019-03-05T11:59:00Z">
        <w:r w:rsidR="00626FE7">
          <w:t xml:space="preserve">to use </w:t>
        </w:r>
      </w:ins>
      <w:ins w:id="474" w:author="Fidino, Mason" w:date="2019-03-05T11:25:00Z">
        <w:r w:rsidR="00434839">
          <w:t xml:space="preserve">lure will </w:t>
        </w:r>
      </w:ins>
      <w:ins w:id="475" w:author="Fidino, Mason" w:date="2019-03-05T11:26:00Z">
        <w:r w:rsidR="00434839">
          <w:t xml:space="preserve">greatly </w:t>
        </w:r>
      </w:ins>
      <w:ins w:id="476" w:author="Fidino, Mason" w:date="2019-03-05T11:25:00Z">
        <w:r w:rsidR="00434839">
          <w:t xml:space="preserve">depend on </w:t>
        </w:r>
      </w:ins>
      <w:ins w:id="477" w:author="Fidino, Mason" w:date="2019-03-06T11:23:00Z">
        <w:r>
          <w:t>the study species</w:t>
        </w:r>
      </w:ins>
      <w:ins w:id="478" w:author="Fidino, Mason" w:date="2019-03-05T11:25:00Z">
        <w:r w:rsidR="00434839">
          <w:t xml:space="preserve">, </w:t>
        </w:r>
      </w:ins>
      <w:ins w:id="479" w:author="Fidino, Mason" w:date="2019-03-06T11:23:00Z">
        <w:r>
          <w:t>lure type</w:t>
        </w:r>
      </w:ins>
      <w:ins w:id="480" w:author="Fidino, Mason" w:date="2019-03-05T11:26:00Z">
        <w:r w:rsidR="00434839">
          <w:t xml:space="preserve">, </w:t>
        </w:r>
      </w:ins>
      <w:ins w:id="481" w:author="Fidino, Mason" w:date="2019-03-06T11:23:00Z">
        <w:r>
          <w:t>study goals</w:t>
        </w:r>
      </w:ins>
      <w:ins w:id="482" w:author="Fidino, Mason" w:date="2019-03-05T11:26:00Z">
        <w:r w:rsidR="00434839">
          <w:t xml:space="preserve">, and the time of year camera traps are </w:t>
        </w:r>
      </w:ins>
      <w:ins w:id="483" w:author="Fidino, Mason" w:date="2019-03-05T11:31:00Z">
        <w:r w:rsidR="00E064F2">
          <w:t>deployed</w:t>
        </w:r>
      </w:ins>
      <w:ins w:id="484" w:author="Fidino, Mason" w:date="2019-03-05T13:29:00Z">
        <w:r w:rsidR="006D4BD8">
          <w:t xml:space="preserve"> (for a review see Long e</w:t>
        </w:r>
      </w:ins>
      <w:ins w:id="485" w:author="Fidino, Mason" w:date="2019-03-05T13:30:00Z">
        <w:r w:rsidR="006D4BD8">
          <w:t>t al. 2008)</w:t>
        </w:r>
      </w:ins>
      <w:ins w:id="486" w:author="Fidino, Mason" w:date="2019-03-05T11:26:00Z">
        <w:r w:rsidR="00434839">
          <w:t>.</w:t>
        </w:r>
      </w:ins>
      <w:ins w:id="487" w:author="Fidino, Mason" w:date="2019-03-05T11:31:00Z">
        <w:r w:rsidR="00E064F2">
          <w:t xml:space="preserve"> </w:t>
        </w:r>
      </w:ins>
      <w:ins w:id="488" w:author="Fidino, Mason" w:date="2019-03-06T11:24:00Z">
        <w:r>
          <w:t xml:space="preserve">In our study, for example, lure may not be necessary to detect these species </w:t>
        </w:r>
        <w:del w:id="489" w:author="Fidino, Mason [2]" w:date="2019-03-11T10:09:00Z">
          <w:r w:rsidDel="00F766AF">
            <w:delText>with</w:delText>
          </w:r>
        </w:del>
      </w:ins>
      <w:ins w:id="490" w:author="Fidino, Mason" w:date="2019-03-06T11:25:00Z">
        <w:del w:id="491" w:author="Fidino, Mason [2]" w:date="2019-03-11T10:09:00Z">
          <w:r w:rsidDel="00F766AF">
            <w:delText xml:space="preserve"> high certainty </w:delText>
          </w:r>
        </w:del>
        <w:r>
          <w:t xml:space="preserve">because </w:t>
        </w:r>
      </w:ins>
      <w:ins w:id="492" w:author="Fidino, Mason" w:date="2019-03-06T11:26:00Z">
        <w:r>
          <w:t>they</w:t>
        </w:r>
      </w:ins>
      <w:ins w:id="493" w:author="Fidino, Mason" w:date="2019-03-05T11:44:00Z">
        <w:r w:rsidR="00B75C6F">
          <w:t xml:space="preserve"> are common and abundant throughout Chicagoland (Gallo et al. 2018</w:t>
        </w:r>
      </w:ins>
      <w:ins w:id="494" w:author="Fidino, Mason" w:date="2019-03-05T11:47:00Z">
        <w:r w:rsidR="00B75C6F">
          <w:t>)</w:t>
        </w:r>
      </w:ins>
      <w:ins w:id="495" w:author="Fidino, Mason" w:date="2019-03-06T11:26:00Z">
        <w:r>
          <w:t xml:space="preserve">. As </w:t>
        </w:r>
      </w:ins>
      <w:ins w:id="496" w:author="Fidino, Mason" w:date="2019-03-05T11:58:00Z">
        <w:r w:rsidR="00626FE7">
          <w:t>detectability</w:t>
        </w:r>
      </w:ins>
      <w:ins w:id="497" w:author="Fidino, Mason" w:date="2019-03-05T11:55:00Z">
        <w:r w:rsidR="00626FE7">
          <w:t xml:space="preserve"> </w:t>
        </w:r>
      </w:ins>
      <w:ins w:id="498" w:author="Fidino, Mason" w:date="2019-03-05T11:58:00Z">
        <w:r w:rsidR="00626FE7">
          <w:t>is</w:t>
        </w:r>
      </w:ins>
      <w:ins w:id="499" w:author="Fidino, Mason" w:date="2019-03-05T11:55:00Z">
        <w:r w:rsidR="00626FE7">
          <w:t xml:space="preserve"> partially a function of abundance</w:t>
        </w:r>
      </w:ins>
      <w:ins w:id="500" w:author="Fidino, Mason" w:date="2019-03-05T13:31:00Z">
        <w:r w:rsidR="006D4BD8">
          <w:t xml:space="preserve"> (McCarthy et al. 2013)</w:t>
        </w:r>
      </w:ins>
      <w:ins w:id="501" w:author="Fidino, Mason" w:date="2019-03-06T11:26:00Z">
        <w:r>
          <w:t xml:space="preserve">, lure may not be needed in studies of </w:t>
        </w:r>
      </w:ins>
      <w:ins w:id="502" w:author="Fidino, Mason" w:date="2019-03-06T11:27:00Z">
        <w:r>
          <w:t>common species</w:t>
        </w:r>
      </w:ins>
      <w:ins w:id="503" w:author="Fidino, Mason [2]" w:date="2019-03-11T10:17:00Z">
        <w:r w:rsidR="00F766AF">
          <w:t xml:space="preserve"> because detection probabilities are </w:t>
        </w:r>
      </w:ins>
      <w:ins w:id="504" w:author="Fidino, Mason [2]" w:date="2019-03-11T10:41:00Z">
        <w:r w:rsidR="00ED40CE">
          <w:t xml:space="preserve">already </w:t>
        </w:r>
      </w:ins>
      <w:ins w:id="505" w:author="Fidino, Mason [2]" w:date="2019-03-11T10:17:00Z">
        <w:r w:rsidR="00F766AF">
          <w:t>relatively high (Figure 2)</w:t>
        </w:r>
      </w:ins>
      <w:ins w:id="506" w:author="Fidino, Mason" w:date="2019-03-05T11:47:00Z">
        <w:r w:rsidR="00B75C6F">
          <w:t>.</w:t>
        </w:r>
      </w:ins>
      <w:ins w:id="507" w:author="Fidino, Mason" w:date="2019-03-05T11:55:00Z">
        <w:r w:rsidR="00626FE7">
          <w:t xml:space="preserve"> </w:t>
        </w:r>
      </w:ins>
      <w:ins w:id="508" w:author="Fidino, Mason" w:date="2019-03-05T13:41:00Z">
        <w:r w:rsidR="00C845DB">
          <w:t>Conversely,</w:t>
        </w:r>
      </w:ins>
      <w:ins w:id="509" w:author="Fidino, Mason" w:date="2019-03-05T11:58:00Z">
        <w:r w:rsidR="00626FE7">
          <w:t xml:space="preserve"> s</w:t>
        </w:r>
      </w:ins>
      <w:ins w:id="510" w:author="Fidino, Mason" w:date="2019-03-05T11:55:00Z">
        <w:r w:rsidR="00626FE7">
          <w:t xml:space="preserve">tudies </w:t>
        </w:r>
      </w:ins>
      <w:ins w:id="511" w:author="Fidino, Mason" w:date="2019-03-05T11:57:00Z">
        <w:r w:rsidR="00626FE7">
          <w:t xml:space="preserve">that focus </w:t>
        </w:r>
      </w:ins>
      <w:ins w:id="512" w:author="Fidino, Mason" w:date="2019-03-05T11:55:00Z">
        <w:r w:rsidR="00626FE7">
          <w:t>on r</w:t>
        </w:r>
      </w:ins>
      <w:ins w:id="513" w:author="Fidino, Mason" w:date="2019-03-05T11:47:00Z">
        <w:r w:rsidR="00B75C6F">
          <w:t>are specie</w:t>
        </w:r>
      </w:ins>
      <w:ins w:id="514" w:author="Fidino, Mason" w:date="2019-03-05T11:48:00Z">
        <w:r w:rsidR="00B75C6F">
          <w:t>s</w:t>
        </w:r>
      </w:ins>
      <w:ins w:id="515" w:author="Fidino, Mason" w:date="2019-03-06T11:36:00Z">
        <w:r w:rsidR="005A2A29">
          <w:t xml:space="preserve"> such as terrestrial carnivores</w:t>
        </w:r>
      </w:ins>
      <w:ins w:id="516" w:author="Fidino, Mason" w:date="2019-03-05T11:56:00Z">
        <w:r w:rsidR="00626FE7">
          <w:t xml:space="preserve"> require much more </w:t>
        </w:r>
      </w:ins>
      <w:ins w:id="517" w:author="Fidino, Mason" w:date="2019-03-05T11:58:00Z">
        <w:r w:rsidR="00626FE7">
          <w:t xml:space="preserve">sampling </w:t>
        </w:r>
      </w:ins>
      <w:ins w:id="518" w:author="Fidino, Mason" w:date="2019-03-05T11:56:00Z">
        <w:r w:rsidR="00626FE7">
          <w:t xml:space="preserve">effort </w:t>
        </w:r>
      </w:ins>
      <w:ins w:id="519" w:author="Fidino, Mason" w:date="2019-03-05T11:58:00Z">
        <w:r w:rsidR="00626FE7">
          <w:t>per successful detection</w:t>
        </w:r>
      </w:ins>
      <w:ins w:id="520" w:author="Fidino, Mason" w:date="2019-03-05T13:44:00Z">
        <w:r w:rsidR="00C845DB">
          <w:t xml:space="preserve"> (</w:t>
        </w:r>
        <w:proofErr w:type="spellStart"/>
        <w:r w:rsidR="00C845DB">
          <w:t>MacKenzie</w:t>
        </w:r>
        <w:proofErr w:type="spellEnd"/>
        <w:r w:rsidR="00C845DB">
          <w:t xml:space="preserve"> &amp; </w:t>
        </w:r>
        <w:proofErr w:type="spellStart"/>
        <w:r w:rsidR="00C845DB">
          <w:t>Royle</w:t>
        </w:r>
        <w:proofErr w:type="spellEnd"/>
        <w:r w:rsidR="00C845DB">
          <w:t xml:space="preserve"> 2005</w:t>
        </w:r>
      </w:ins>
      <w:ins w:id="521" w:author="Fidino, Mason" w:date="2019-03-05T13:48:00Z">
        <w:r w:rsidR="00B84718">
          <w:t>; Shannon et al. 2014</w:t>
        </w:r>
      </w:ins>
      <w:ins w:id="522" w:author="Fidino, Mason" w:date="2019-03-05T13:44:00Z">
        <w:r w:rsidR="00C845DB">
          <w:t>)</w:t>
        </w:r>
      </w:ins>
      <w:ins w:id="523" w:author="Fidino, Mason" w:date="2019-03-05T13:28:00Z">
        <w:r w:rsidR="006D4BD8">
          <w:t xml:space="preserve">. </w:t>
        </w:r>
        <w:r w:rsidR="006D4BD8">
          <w:lastRenderedPageBreak/>
          <w:t>In this case, it may be more beneficial to use lure</w:t>
        </w:r>
      </w:ins>
      <w:ins w:id="524" w:author="Fidino, Mason" w:date="2019-03-06T11:30:00Z">
        <w:r w:rsidR="005A2A29">
          <w:t xml:space="preserve"> </w:t>
        </w:r>
      </w:ins>
      <w:ins w:id="525" w:author="Fidino, Mason" w:date="2019-03-06T11:43:00Z">
        <w:r w:rsidR="00CC430E">
          <w:t>because any increase in species</w:t>
        </w:r>
      </w:ins>
      <w:ins w:id="526" w:author="Fidino, Mason" w:date="2019-03-06T11:41:00Z">
        <w:r w:rsidR="00CC430E">
          <w:t xml:space="preserve"> </w:t>
        </w:r>
      </w:ins>
      <w:ins w:id="527" w:author="Fidino, Mason" w:date="2019-03-06T11:42:00Z">
        <w:r w:rsidR="00CC430E">
          <w:t xml:space="preserve">detectability </w:t>
        </w:r>
      </w:ins>
      <w:ins w:id="528" w:author="Fidino, Mason" w:date="2019-03-06T11:41:00Z">
        <w:r w:rsidR="00CC430E">
          <w:t xml:space="preserve">per </w:t>
        </w:r>
      </w:ins>
      <w:ins w:id="529" w:author="Fidino, Mason [2]" w:date="2019-03-11T10:20:00Z">
        <w:r w:rsidR="000929E9">
          <w:t xml:space="preserve">survey </w:t>
        </w:r>
      </w:ins>
      <w:ins w:id="530" w:author="Fidino, Mason" w:date="2019-03-06T11:41:00Z">
        <w:r w:rsidR="00CC430E">
          <w:t xml:space="preserve">day </w:t>
        </w:r>
      </w:ins>
      <w:ins w:id="531" w:author="Fidino, Mason" w:date="2019-03-06T11:42:00Z">
        <w:r w:rsidR="00CC430E">
          <w:t>has</w:t>
        </w:r>
      </w:ins>
      <w:ins w:id="532" w:author="Fidino, Mason" w:date="2019-03-06T11:41:00Z">
        <w:r w:rsidR="00CC430E">
          <w:t xml:space="preserve"> </w:t>
        </w:r>
      </w:ins>
      <w:ins w:id="533" w:author="Fidino, Mason" w:date="2019-03-06T11:43:00Z">
        <w:r w:rsidR="00CC430E">
          <w:t xml:space="preserve">a </w:t>
        </w:r>
      </w:ins>
      <w:ins w:id="534" w:author="Fidino, Mason" w:date="2019-03-06T11:42:00Z">
        <w:r w:rsidR="00CC430E">
          <w:t>multiplicative increase in overall detect</w:t>
        </w:r>
        <w:del w:id="535" w:author="Fidino, Mason [2]" w:date="2019-03-11T10:41:00Z">
          <w:r w:rsidR="00CC430E" w:rsidDel="00ED40CE">
            <w:delText>ion</w:delText>
          </w:r>
        </w:del>
      </w:ins>
      <w:ins w:id="536" w:author="Fidino, Mason [2]" w:date="2019-03-11T10:41:00Z">
        <w:r w:rsidR="00ED40CE">
          <w:t>ability</w:t>
        </w:r>
      </w:ins>
      <w:ins w:id="537" w:author="Fidino, Mason" w:date="2019-03-06T11:42:00Z">
        <w:del w:id="538" w:author="Fidino, Mason [2]" w:date="2019-03-11T10:20:00Z">
          <w:r w:rsidR="00CC430E" w:rsidDel="000929E9">
            <w:delText xml:space="preserve"> across a survey</w:delText>
          </w:r>
        </w:del>
      </w:ins>
      <w:ins w:id="539" w:author="Fidino, Mason [2]" w:date="2019-03-11T10:22:00Z">
        <w:r w:rsidR="000929E9">
          <w:t>:</w:t>
        </w:r>
      </w:ins>
    </w:p>
    <w:p w14:paraId="0FB7F762" w14:textId="77777777" w:rsidR="00937428" w:rsidRDefault="00937428">
      <w:pPr>
        <w:rPr>
          <w:ins w:id="540" w:author="Fidino, Mason [2]" w:date="2019-03-11T10:18:00Z"/>
        </w:rPr>
      </w:pPr>
    </w:p>
    <w:p w14:paraId="6A9AA323" w14:textId="476A4E0A" w:rsidR="000929E9" w:rsidRDefault="00AC5A6F">
      <w:pPr>
        <w:rPr>
          <w:ins w:id="541" w:author="Fidino, Mason [2]" w:date="2019-03-11T10:18:00Z"/>
        </w:rPr>
      </w:pPr>
      <m:oMathPara>
        <m:oMath>
          <m:func>
            <m:funcPr>
              <m:ctrlPr>
                <w:rPr>
                  <w:rFonts w:ascii="Cambria Math" w:hAnsi="Cambria Math"/>
                </w:rPr>
              </m:ctrlPr>
            </m:funcPr>
            <m:fName>
              <m:r>
                <m:rPr>
                  <m:sty m:val="p"/>
                </m:rPr>
                <w:rPr>
                  <w:rFonts w:ascii="Cambria Math" w:hAnsi="Cambria Math"/>
                </w:rPr>
                <m:t>Pr</m:t>
              </m:r>
            </m:fName>
            <m:e>
              <m:d>
                <m:dPr>
                  <m:endChr m:val="|"/>
                  <m:ctrlPr>
                    <w:ins w:id="542" w:author="Fidino, Mason [2]" w:date="2019-03-11T10:18:00Z">
                      <w:rPr>
                        <w:rFonts w:ascii="Cambria Math" w:hAnsi="Cambria Math"/>
                      </w:rPr>
                    </w:ins>
                  </m:ctrlPr>
                </m:dPr>
                <m:e>
                  <m:r>
                    <w:ins w:id="543" w:author="Fidino, Mason [2]" w:date="2019-03-11T10:18:00Z">
                      <m:rPr>
                        <m:sty m:val="p"/>
                      </m:rPr>
                      <w:rPr>
                        <w:rFonts w:ascii="Cambria Math" w:hAnsi="Cambria Math"/>
                        <w:rPrChange w:id="544" w:author="Fidino, Mason [2]" w:date="2019-03-11T10:20:00Z">
                          <w:rPr>
                            <w:rFonts w:ascii="Cambria Math" w:hAnsi="Cambria Math"/>
                          </w:rPr>
                        </w:rPrChange>
                      </w:rPr>
                      <m:t xml:space="preserve">species detected at least once </m:t>
                    </w:ins>
                  </m:r>
                </m:e>
              </m:d>
            </m:e>
          </m:func>
          <m:r>
            <w:ins w:id="545" w:author="Fidino, Mason [2]" w:date="2019-03-11T10:18:00Z">
              <m:rPr>
                <m:sty m:val="p"/>
              </m:rPr>
              <w:rPr>
                <w:rFonts w:ascii="Cambria Math" w:hAnsi="Cambria Math"/>
              </w:rPr>
              <m:t>presence</m:t>
            </w:ins>
          </m:r>
          <m:r>
            <w:ins w:id="546" w:author="Fidino, Mason [2]" w:date="2019-03-11T10:18:00Z">
              <w:rPr>
                <w:rFonts w:ascii="Cambria Math" w:hAnsi="Cambria Math"/>
              </w:rPr>
              <m:t>)=1-</m:t>
            </w:ins>
          </m:r>
          <m:func>
            <m:funcPr>
              <m:ctrlPr>
                <w:del w:id="547" w:author="Fidino, Mason [2]" w:date="2019-03-11T10:19:00Z">
                  <w:rPr>
                    <w:rFonts w:ascii="Cambria Math" w:hAnsi="Cambria Math"/>
                  </w:rPr>
                </w:del>
              </m:ctrlPr>
            </m:funcPr>
            <m:fName>
              <m:r>
                <w:del w:id="548" w:author="Fidino, Mason [2]" w:date="2019-03-11T10:19:00Z">
                  <m:rPr>
                    <m:sty m:val="p"/>
                  </m:rPr>
                  <w:rPr>
                    <w:rFonts w:ascii="Cambria Math" w:hAnsi="Cambria Math"/>
                  </w:rPr>
                  <m:t>Pr</m:t>
                </w:del>
              </m:r>
              <m:ctrlPr>
                <w:del w:id="549" w:author="Fidino, Mason [2]" w:date="2019-03-11T10:19:00Z">
                  <w:rPr>
                    <w:rFonts w:ascii="Cambria Math" w:hAnsi="Cambria Math"/>
                    <w:i/>
                  </w:rPr>
                </w:del>
              </m:ctrlPr>
            </m:fName>
            <m:e/>
          </m:func>
          <m:sSup>
            <m:sSupPr>
              <m:ctrlPr>
                <w:ins w:id="550" w:author="Fidino, Mason [2]" w:date="2019-03-11T10:19:00Z">
                  <w:rPr>
                    <w:rFonts w:ascii="Cambria Math" w:eastAsiaTheme="minorHAnsi" w:hAnsi="Cambria Math" w:cstheme="minorBidi"/>
                    <w:sz w:val="22"/>
                    <w:szCs w:val="22"/>
                  </w:rPr>
                </w:ins>
              </m:ctrlPr>
            </m:sSupPr>
            <m:e>
              <m:r>
                <w:ins w:id="551" w:author="Fidino, Mason [2]" w:date="2019-03-11T10:19:00Z">
                  <m:rPr>
                    <m:sty m:val="p"/>
                  </m:rPr>
                  <w:rPr>
                    <w:rFonts w:ascii="Cambria Math" w:hAnsi="Cambria Math"/>
                    <w:rPrChange w:id="552" w:author="Fidino, Mason [2]" w:date="2019-03-11T10:20:00Z">
                      <w:rPr>
                        <w:rFonts w:ascii="Cambria Math" w:hAnsi="Cambria Math"/>
                      </w:rPr>
                    </w:rPrChange>
                  </w:rPr>
                  <m:t>(1-</m:t>
                </w:ins>
              </m:r>
              <m:func>
                <m:funcPr>
                  <m:ctrlPr>
                    <w:ins w:id="553" w:author="Fidino, Mason [2]" w:date="2019-03-11T10:19:00Z">
                      <w:rPr>
                        <w:rFonts w:ascii="Cambria Math" w:hAnsi="Cambria Math"/>
                      </w:rPr>
                    </w:ins>
                  </m:ctrlPr>
                </m:funcPr>
                <m:fName>
                  <m:r>
                    <w:ins w:id="554" w:author="Fidino, Mason [2]" w:date="2019-03-11T10:19:00Z">
                      <m:rPr>
                        <m:sty m:val="p"/>
                      </m:rPr>
                      <w:rPr>
                        <w:rFonts w:ascii="Cambria Math" w:hAnsi="Cambria Math"/>
                        <w:rPrChange w:id="555" w:author="Fidino, Mason [2]" w:date="2019-03-11T10:20:00Z">
                          <w:rPr>
                            <w:rFonts w:ascii="Cambria Math" w:hAnsi="Cambria Math"/>
                          </w:rPr>
                        </w:rPrChange>
                      </w:rPr>
                      <m:t>Pr</m:t>
                    </w:ins>
                  </m:r>
                </m:fName>
                <m:e>
                  <m:d>
                    <m:dPr>
                      <m:ctrlPr>
                        <w:ins w:id="556" w:author="Fidino, Mason [2]" w:date="2019-03-11T10:19:00Z">
                          <w:rPr>
                            <w:rFonts w:ascii="Cambria Math" w:hAnsi="Cambria Math"/>
                          </w:rPr>
                        </w:ins>
                      </m:ctrlPr>
                    </m:dPr>
                    <m:e>
                      <m:r>
                        <w:ins w:id="557" w:author="Fidino, Mason [2]" w:date="2019-03-11T10:19:00Z">
                          <m:rPr>
                            <m:sty m:val="p"/>
                          </m:rPr>
                          <w:rPr>
                            <w:rFonts w:ascii="Cambria Math" w:hAnsi="Cambria Math"/>
                            <w:rPrChange w:id="558" w:author="Fidino, Mason [2]" w:date="2019-03-11T10:20:00Z">
                              <w:rPr>
                                <w:rFonts w:ascii="Cambria Math" w:hAnsi="Cambria Math"/>
                              </w:rPr>
                            </w:rPrChange>
                          </w:rPr>
                          <m:t>detection</m:t>
                        </w:ins>
                      </m:r>
                    </m:e>
                  </m:d>
                </m:e>
              </m:func>
              <m:r>
                <w:ins w:id="559" w:author="Fidino, Mason [2]" w:date="2019-03-11T10:19:00Z">
                  <m:rPr>
                    <m:sty m:val="p"/>
                  </m:rPr>
                  <w:rPr>
                    <w:rFonts w:ascii="Cambria Math" w:hAnsi="Cambria Math"/>
                    <w:rPrChange w:id="560" w:author="Fidino, Mason [2]" w:date="2019-03-11T10:20:00Z">
                      <w:rPr>
                        <w:rFonts w:ascii="Cambria Math" w:hAnsi="Cambria Math"/>
                      </w:rPr>
                    </w:rPrChange>
                  </w:rPr>
                  <m:t>)</m:t>
                </w:ins>
              </m:r>
            </m:e>
            <m:sup>
              <m:r>
                <w:ins w:id="561" w:author="Fidino, Mason [2]" w:date="2019-03-11T10:19:00Z">
                  <m:rPr>
                    <m:sty m:val="p"/>
                  </m:rPr>
                  <w:rPr>
                    <w:rFonts w:ascii="Cambria Math" w:hAnsi="Cambria Math"/>
                    <w:rPrChange w:id="562" w:author="Fidino, Mason [2]" w:date="2019-03-11T10:20:00Z">
                      <w:rPr>
                        <w:rFonts w:ascii="Cambria Math" w:hAnsi="Cambria Math"/>
                      </w:rPr>
                    </w:rPrChange>
                  </w:rPr>
                  <m:t>number of survey days</m:t>
                </w:ins>
              </m:r>
            </m:sup>
          </m:sSup>
        </m:oMath>
      </m:oMathPara>
    </w:p>
    <w:p w14:paraId="063585EA" w14:textId="77777777" w:rsidR="00AF466D" w:rsidRDefault="00AF466D">
      <w:pPr>
        <w:rPr>
          <w:ins w:id="563" w:author="Fidino, Mason [2]" w:date="2019-03-11T11:32:00Z"/>
        </w:rPr>
      </w:pPr>
    </w:p>
    <w:p w14:paraId="35E634B4" w14:textId="1C7AF56A" w:rsidR="00647FA0" w:rsidRDefault="00025D80">
      <w:pPr>
        <w:rPr>
          <w:ins w:id="564" w:author="Fidino, Mason [2]" w:date="2019-03-11T11:34:00Z"/>
        </w:rPr>
      </w:pPr>
      <w:ins w:id="565" w:author="Fidino, Mason [2]" w:date="2019-03-11T11:04:00Z">
        <w:r>
          <w:t xml:space="preserve">Given this </w:t>
        </w:r>
      </w:ins>
      <w:ins w:id="566" w:author="Fidino, Mason [2]" w:date="2019-03-11T11:40:00Z">
        <w:r w:rsidR="00FE7CB4">
          <w:t>data generation</w:t>
        </w:r>
      </w:ins>
      <w:ins w:id="567" w:author="Fidino, Mason [2]" w:date="2019-03-11T11:34:00Z">
        <w:r w:rsidR="00AF466D">
          <w:t xml:space="preserve"> process it is </w:t>
        </w:r>
      </w:ins>
      <w:ins w:id="568" w:author="Fidino, Mason [2]" w:date="2019-03-11T15:07:00Z">
        <w:r w:rsidR="008704AD">
          <w:t xml:space="preserve">theoretically </w:t>
        </w:r>
      </w:ins>
      <w:ins w:id="569" w:author="Fidino, Mason [2]" w:date="2019-03-11T10:54:00Z">
        <w:r w:rsidR="002E40E1">
          <w:t xml:space="preserve">possible to </w:t>
        </w:r>
      </w:ins>
      <w:ins w:id="570" w:author="Fidino, Mason [2]" w:date="2019-03-11T14:21:00Z">
        <w:r w:rsidR="00937428">
          <w:t xml:space="preserve">continue revisiting sites </w:t>
        </w:r>
      </w:ins>
      <w:ins w:id="571" w:author="Fidino, Mason [2]" w:date="2019-03-11T10:54:00Z">
        <w:r w:rsidR="002E40E1">
          <w:t xml:space="preserve">to </w:t>
        </w:r>
      </w:ins>
      <w:ins w:id="572" w:author="Fidino, Mason [2]" w:date="2019-03-11T11:05:00Z">
        <w:r>
          <w:t>detect any species</w:t>
        </w:r>
      </w:ins>
      <w:ins w:id="573" w:author="Fidino, Mason [2]" w:date="2019-03-11T11:17:00Z">
        <w:r w:rsidR="001B45E4">
          <w:t xml:space="preserve"> with a </w:t>
        </w:r>
      </w:ins>
      <w:ins w:id="574" w:author="Fidino, Mason [2]" w:date="2019-03-11T11:18:00Z">
        <w:r w:rsidR="001B45E4">
          <w:t>detection probability</w:t>
        </w:r>
      </w:ins>
      <w:ins w:id="575" w:author="Fidino, Mason [2]" w:date="2019-03-11T11:17:00Z">
        <w:r w:rsidR="001B45E4">
          <w:t xml:space="preserve"> &gt; 0</w:t>
        </w:r>
      </w:ins>
      <w:ins w:id="576" w:author="Fidino, Mason [2]" w:date="2019-03-11T11:05:00Z">
        <w:r>
          <w:t>.</w:t>
        </w:r>
      </w:ins>
      <w:ins w:id="577" w:author="Fidino, Mason [2]" w:date="2019-03-11T11:11:00Z">
        <w:r w:rsidR="00647FA0">
          <w:t xml:space="preserve"> </w:t>
        </w:r>
      </w:ins>
      <w:ins w:id="578" w:author="Fidino, Mason [2]" w:date="2019-03-11T14:31:00Z">
        <w:r w:rsidR="0070338D">
          <w:t>However</w:t>
        </w:r>
      </w:ins>
      <w:ins w:id="579" w:author="Fidino, Mason [2]" w:date="2019-03-11T14:32:00Z">
        <w:r w:rsidR="0070338D">
          <w:t>, as</w:t>
        </w:r>
      </w:ins>
      <w:ins w:id="580" w:author="Fidino, Mason [2]" w:date="2019-03-11T11:11:00Z">
        <w:r w:rsidR="00647FA0">
          <w:t xml:space="preserve"> the vast majority of occupancy models assume a species</w:t>
        </w:r>
      </w:ins>
      <w:ins w:id="581" w:author="Fidino, Mason [2]" w:date="2019-03-11T14:22:00Z">
        <w:r w:rsidR="00937428">
          <w:t xml:space="preserve"> </w:t>
        </w:r>
      </w:ins>
      <w:ins w:id="582" w:author="Fidino, Mason [2]" w:date="2019-03-11T11:11:00Z">
        <w:r w:rsidR="00647FA0">
          <w:t>occupancy status does not change</w:t>
        </w:r>
      </w:ins>
      <w:ins w:id="583" w:author="Fidino, Mason [2]" w:date="2019-03-11T14:32:00Z">
        <w:r w:rsidR="0070338D">
          <w:t xml:space="preserve"> at a site </w:t>
        </w:r>
      </w:ins>
      <w:ins w:id="584" w:author="Fidino, Mason [2]" w:date="2019-03-11T11:11:00Z">
        <w:r w:rsidR="00647FA0">
          <w:t>over a survey season</w:t>
        </w:r>
      </w:ins>
      <w:ins w:id="585" w:author="Fidino, Mason [2]" w:date="2019-03-11T11:12:00Z">
        <w:r w:rsidR="00647FA0">
          <w:t xml:space="preserve"> </w:t>
        </w:r>
      </w:ins>
      <w:ins w:id="586" w:author="Fidino, Mason [2]" w:date="2019-03-11T14:32:00Z">
        <w:r w:rsidR="0070338D">
          <w:t>i</w:t>
        </w:r>
      </w:ins>
      <w:ins w:id="587" w:author="Fidino, Mason [2]" w:date="2019-03-11T11:11:00Z">
        <w:r w:rsidR="00647FA0">
          <w:t xml:space="preserve">ncreasing the number of </w:t>
        </w:r>
      </w:ins>
      <w:ins w:id="588" w:author="Fidino, Mason [2]" w:date="2019-03-11T14:34:00Z">
        <w:r w:rsidR="0070338D">
          <w:t>repeat visits</w:t>
        </w:r>
      </w:ins>
      <w:ins w:id="589" w:author="Fidino, Mason [2]" w:date="2019-03-11T11:11:00Z">
        <w:r w:rsidR="00647FA0">
          <w:t xml:space="preserve"> could vio</w:t>
        </w:r>
      </w:ins>
      <w:ins w:id="590" w:author="Fidino, Mason [2]" w:date="2019-03-11T11:12:00Z">
        <w:r w:rsidR="00647FA0">
          <w:t>late this assumption</w:t>
        </w:r>
      </w:ins>
      <w:ins w:id="591" w:author="Fidino, Mason [2]" w:date="2019-03-11T15:07:00Z">
        <w:r w:rsidR="008704AD">
          <w:t xml:space="preserve"> if a species colonizes </w:t>
        </w:r>
        <w:r w:rsidR="002B5204">
          <w:t>or leaves a site over a survey season</w:t>
        </w:r>
      </w:ins>
      <w:ins w:id="592" w:author="Fidino, Mason [2]" w:date="2019-03-11T14:34:00Z">
        <w:r w:rsidR="0070338D">
          <w:t>, resulting in biased occupancy estimates</w:t>
        </w:r>
      </w:ins>
      <w:ins w:id="593" w:author="Fidino, Mason [2]" w:date="2019-03-11T14:33:00Z">
        <w:r w:rsidR="0070338D">
          <w:t xml:space="preserve"> </w:t>
        </w:r>
      </w:ins>
      <w:ins w:id="594" w:author="Fidino, Mason [2]" w:date="2019-03-11T11:12:00Z">
        <w:r w:rsidR="001B45E4">
          <w:t>(Rota et al. 2009</w:t>
        </w:r>
      </w:ins>
      <w:ins w:id="595" w:author="Fidino, Mason [2]" w:date="2019-03-11T11:32:00Z">
        <w:r w:rsidR="00AF466D">
          <w:t>; Otto et al. 2013</w:t>
        </w:r>
      </w:ins>
      <w:ins w:id="596" w:author="Fidino, Mason [2]" w:date="2019-03-11T11:12:00Z">
        <w:r w:rsidR="001B45E4">
          <w:t>)</w:t>
        </w:r>
      </w:ins>
      <w:ins w:id="597" w:author="Fidino, Mason [2]" w:date="2019-03-11T11:17:00Z">
        <w:r w:rsidR="001B45E4">
          <w:t xml:space="preserve">. </w:t>
        </w:r>
      </w:ins>
      <w:ins w:id="598" w:author="Fidino, Mason [2]" w:date="2019-03-11T11:55:00Z">
        <w:r w:rsidR="00EC38E8">
          <w:t>Therefore</w:t>
        </w:r>
      </w:ins>
      <w:ins w:id="599" w:author="Fidino, Mason [2]" w:date="2019-03-11T11:45:00Z">
        <w:r w:rsidR="00FE7CB4">
          <w:t>,</w:t>
        </w:r>
      </w:ins>
      <w:ins w:id="600" w:author="Fidino, Mason [2]" w:date="2019-03-11T11:55:00Z">
        <w:r w:rsidR="00EC38E8">
          <w:t xml:space="preserve"> </w:t>
        </w:r>
      </w:ins>
      <w:ins w:id="601" w:author="Fidino, Mason [2]" w:date="2019-03-11T11:56:00Z">
        <w:r w:rsidR="00EC38E8">
          <w:t xml:space="preserve">to not violate </w:t>
        </w:r>
      </w:ins>
      <w:ins w:id="602" w:author="Fidino, Mason [2]" w:date="2019-03-11T14:35:00Z">
        <w:r w:rsidR="0070338D">
          <w:t xml:space="preserve">the site closure </w:t>
        </w:r>
      </w:ins>
      <w:ins w:id="603" w:author="Fidino, Mason [2]" w:date="2019-03-11T11:56:00Z">
        <w:r w:rsidR="00EC38E8">
          <w:t xml:space="preserve">assumption </w:t>
        </w:r>
      </w:ins>
      <w:ins w:id="604" w:author="Fidino, Mason [2]" w:date="2019-03-11T11:45:00Z">
        <w:r w:rsidR="00FE7CB4">
          <w:t>it may be</w:t>
        </w:r>
      </w:ins>
      <w:ins w:id="605" w:author="Fidino, Mason [2]" w:date="2019-03-11T11:46:00Z">
        <w:r w:rsidR="00FE7CB4">
          <w:t xml:space="preserve"> more beneficial to increase species detectability instead of the number of </w:t>
        </w:r>
      </w:ins>
      <w:ins w:id="606" w:author="Fidino, Mason [2]" w:date="2019-03-11T11:54:00Z">
        <w:r w:rsidR="00EC38E8">
          <w:t>repeat visits to a site</w:t>
        </w:r>
      </w:ins>
      <w:ins w:id="607" w:author="Fidino, Mason [2]" w:date="2019-03-11T11:46:00Z">
        <w:r w:rsidR="00FE7CB4">
          <w:t>.</w:t>
        </w:r>
      </w:ins>
      <w:ins w:id="608" w:author="Fidino, Mason [2]" w:date="2019-03-11T11:56:00Z">
        <w:r w:rsidR="00EC38E8">
          <w:t xml:space="preserve"> </w:t>
        </w:r>
      </w:ins>
      <w:ins w:id="609" w:author="Fidino, Mason [2]" w:date="2019-03-11T14:35:00Z">
        <w:r w:rsidR="0070338D">
          <w:t>O</w:t>
        </w:r>
      </w:ins>
      <w:ins w:id="610" w:author="Fidino, Mason [2]" w:date="2019-03-11T11:41:00Z">
        <w:r w:rsidR="00FE7CB4">
          <w:t xml:space="preserve">ur </w:t>
        </w:r>
      </w:ins>
      <w:ins w:id="611" w:author="Fidino, Mason [2]" w:date="2019-03-11T15:08:00Z">
        <w:r w:rsidR="002B5204">
          <w:t>results</w:t>
        </w:r>
      </w:ins>
      <w:ins w:id="612" w:author="Fidino, Mason [2]" w:date="2019-03-11T11:41:00Z">
        <w:r w:rsidR="00FE7CB4">
          <w:t xml:space="preserve"> illustrate that lure</w:t>
        </w:r>
      </w:ins>
      <w:ins w:id="613" w:author="Fidino, Mason [2]" w:date="2019-03-11T11:49:00Z">
        <w:r w:rsidR="00EC38E8">
          <w:t xml:space="preserve"> </w:t>
        </w:r>
      </w:ins>
      <w:ins w:id="614" w:author="Fidino, Mason [2]" w:date="2019-03-11T11:41:00Z">
        <w:r w:rsidR="00FE7CB4">
          <w:t>increas</w:t>
        </w:r>
      </w:ins>
      <w:ins w:id="615" w:author="Fidino, Mason [2]" w:date="2019-03-11T11:42:00Z">
        <w:r w:rsidR="00FE7CB4">
          <w:t>e</w:t>
        </w:r>
      </w:ins>
      <w:ins w:id="616" w:author="Fidino, Mason [2]" w:date="2019-03-11T15:08:00Z">
        <w:r w:rsidR="002B5204">
          <w:t>s</w:t>
        </w:r>
      </w:ins>
      <w:ins w:id="617" w:author="Fidino, Mason [2]" w:date="2019-03-11T11:42:00Z">
        <w:r w:rsidR="00FE7CB4">
          <w:t xml:space="preserve"> the detectability of some</w:t>
        </w:r>
      </w:ins>
      <w:ins w:id="618" w:author="Fidino, Mason [2]" w:date="2019-03-11T14:36:00Z">
        <w:r w:rsidR="0070338D">
          <w:t xml:space="preserve"> species,</w:t>
        </w:r>
      </w:ins>
      <w:ins w:id="619" w:author="Fidino, Mason [2]" w:date="2019-03-11T15:08:00Z">
        <w:r w:rsidR="002B5204">
          <w:t xml:space="preserve"> which could make it possible to reduce the number of repe</w:t>
        </w:r>
      </w:ins>
      <w:ins w:id="620" w:author="Fidino, Mason [2]" w:date="2019-03-11T15:09:00Z">
        <w:r w:rsidR="002B5204">
          <w:t>at visits to a site,</w:t>
        </w:r>
      </w:ins>
      <w:ins w:id="621" w:author="Fidino, Mason [2]" w:date="2019-03-11T14:36:00Z">
        <w:r w:rsidR="0070338D">
          <w:t xml:space="preserve"> but</w:t>
        </w:r>
      </w:ins>
      <w:ins w:id="622" w:author="Fidino, Mason [2]" w:date="2019-03-11T11:42:00Z">
        <w:r w:rsidR="00FE7CB4">
          <w:t xml:space="preserve"> </w:t>
        </w:r>
      </w:ins>
      <w:ins w:id="623" w:author="Fidino, Mason [2]" w:date="2019-03-11T11:57:00Z">
        <w:r w:rsidR="00EC38E8">
          <w:t xml:space="preserve">there </w:t>
        </w:r>
      </w:ins>
      <w:ins w:id="624" w:author="Fidino, Mason [2]" w:date="2019-03-11T15:41:00Z">
        <w:r w:rsidR="00AC5A6F">
          <w:t xml:space="preserve">may be better options available to increase the </w:t>
        </w:r>
        <w:proofErr w:type="spellStart"/>
        <w:r w:rsidR="00AC5A6F">
          <w:t>detetectabilty</w:t>
        </w:r>
        <w:proofErr w:type="spellEnd"/>
        <w:r w:rsidR="00AC5A6F">
          <w:t xml:space="preserve"> of all species</w:t>
        </w:r>
      </w:ins>
      <w:ins w:id="625" w:author="Fidino, Mason [2]" w:date="2019-03-11T15:09:00Z">
        <w:r w:rsidR="002B5204">
          <w:t>.</w:t>
        </w:r>
      </w:ins>
      <w:ins w:id="626" w:author="Fidino, Mason [2]" w:date="2019-03-11T15:41:00Z">
        <w:r w:rsidR="00AC5A6F">
          <w:t xml:space="preserve"> For example,</w:t>
        </w:r>
      </w:ins>
      <w:bookmarkStart w:id="627" w:name="_GoBack"/>
      <w:bookmarkEnd w:id="627"/>
      <w:ins w:id="628" w:author="Fidino, Mason [2]" w:date="2019-03-11T14:36:00Z">
        <w:r w:rsidR="0070338D">
          <w:t xml:space="preserve"> instead of using lure</w:t>
        </w:r>
      </w:ins>
      <w:ins w:id="629" w:author="Fidino, Mason [2]" w:date="2019-03-11T14:37:00Z">
        <w:r w:rsidR="0070338D">
          <w:t xml:space="preserve"> such as</w:t>
        </w:r>
      </w:ins>
      <w:ins w:id="630" w:author="Fidino, Mason [2]" w:date="2019-03-11T11:58:00Z">
        <w:r w:rsidR="00EC38E8">
          <w:t xml:space="preserve"> using multiple camera traps to monitor the occupancy status of a single site could increase the number of days sampled while still keeping the overall </w:t>
        </w:r>
      </w:ins>
      <w:ins w:id="631" w:author="Fidino, Mason [2]" w:date="2019-03-11T11:59:00Z">
        <w:r w:rsidR="000B1586">
          <w:t>sampling period short to ensure closure</w:t>
        </w:r>
      </w:ins>
      <w:ins w:id="632" w:author="Fidino, Mason [2]" w:date="2019-03-11T12:02:00Z">
        <w:r w:rsidR="000B1586">
          <w:t xml:space="preserve"> (</w:t>
        </w:r>
        <w:proofErr w:type="spellStart"/>
        <w:r w:rsidR="000B1586">
          <w:t>Stokeld</w:t>
        </w:r>
        <w:proofErr w:type="spellEnd"/>
        <w:r w:rsidR="000B1586">
          <w:t xml:space="preserve"> et al. 2016)</w:t>
        </w:r>
      </w:ins>
      <w:ins w:id="633" w:author="Fidino, Mason [2]" w:date="2019-03-11T11:59:00Z">
        <w:r w:rsidR="000B1586">
          <w:t>.</w:t>
        </w:r>
      </w:ins>
      <w:ins w:id="634" w:author="Fidino, Mason [2]" w:date="2019-03-11T14:23:00Z">
        <w:r w:rsidR="00937428">
          <w:t xml:space="preserve"> Regard</w:t>
        </w:r>
      </w:ins>
    </w:p>
    <w:p w14:paraId="5853A3E6" w14:textId="77777777" w:rsidR="00AF466D" w:rsidRDefault="00AF466D">
      <w:pPr>
        <w:rPr>
          <w:ins w:id="635" w:author="Fidino, Mason [2]" w:date="2019-03-11T11:10:00Z"/>
        </w:rPr>
      </w:pPr>
    </w:p>
    <w:p w14:paraId="0EFA5F6A" w14:textId="6826DC81" w:rsidR="002E40E1" w:rsidRDefault="00647FA0">
      <w:pPr>
        <w:rPr>
          <w:ins w:id="636" w:author="Fidino, Mason [2]" w:date="2019-03-11T10:51:00Z"/>
        </w:rPr>
      </w:pPr>
      <w:ins w:id="637" w:author="Fidino, Mason [2]" w:date="2019-03-11T11:09:00Z">
        <w:r>
          <w:t>U</w:t>
        </w:r>
      </w:ins>
      <w:ins w:id="638" w:author="Fidino, Mason [2]" w:date="2019-03-11T11:10:00Z">
        <w:r>
          <w:t xml:space="preserve">nder an occupancy modeling framework estimates of patch occupancy may be positively biased </w:t>
        </w:r>
      </w:ins>
      <w:proofErr w:type="gramStart"/>
      <w:ins w:id="639" w:author="Fidino, Mason [2]" w:date="2019-03-11T11:09:00Z">
        <w:r>
          <w:t>For</w:t>
        </w:r>
        <w:proofErr w:type="gramEnd"/>
        <w:r>
          <w:t xml:space="preserve"> example, the resulting occupancy </w:t>
        </w:r>
        <w:proofErr w:type="spellStart"/>
        <w:r>
          <w:t>estimAs</w:t>
        </w:r>
        <w:proofErr w:type="spellEnd"/>
        <w:r>
          <w:t xml:space="preserve"> the vast majority of occupancy models assume </w:t>
        </w:r>
      </w:ins>
      <w:ins w:id="640" w:author="Fidino, Mason [2]" w:date="2019-03-11T10:54:00Z">
        <w:r w:rsidR="002E40E1">
          <w:t xml:space="preserve">doing so increases the chances of violating </w:t>
        </w:r>
      </w:ins>
      <w:ins w:id="641" w:author="Fidino, Mason [2]" w:date="2019-03-11T10:55:00Z">
        <w:r w:rsidR="002E40E1">
          <w:t>this assumption</w:t>
        </w:r>
      </w:ins>
      <w:ins w:id="642" w:author="Fidino, Mason [2]" w:date="2019-03-11T11:01:00Z">
        <w:r w:rsidR="002E40E1">
          <w:t>, which</w:t>
        </w:r>
      </w:ins>
      <w:ins w:id="643" w:author="Fidino, Mason [2]" w:date="2019-03-11T10:55:00Z">
        <w:r w:rsidR="002E40E1">
          <w:t>.</w:t>
        </w:r>
      </w:ins>
      <w:ins w:id="644" w:author="Fidino, Mason [2]" w:date="2019-03-11T10:52:00Z">
        <w:r w:rsidR="002E40E1">
          <w:t xml:space="preserve"> </w:t>
        </w:r>
      </w:ins>
      <w:ins w:id="645" w:author="Fidino, Mason [2]" w:date="2019-03-11T11:04:00Z">
        <w:r w:rsidR="00025D80">
          <w:t xml:space="preserve">As the vast majority of occupancy models assume a species occupancy status does not change over a primary sampling period (i.e., the closure assumption). </w:t>
        </w:r>
      </w:ins>
      <w:ins w:id="646" w:author="Fidino, Mason [2]" w:date="2019-03-11T10:53:00Z">
        <w:r w:rsidR="002E40E1">
          <w:t xml:space="preserve">suggesting </w:t>
        </w:r>
        <w:proofErr w:type="gramStart"/>
        <w:r w:rsidR="002E40E1">
          <w:t>to increase</w:t>
        </w:r>
        <w:proofErr w:type="gramEnd"/>
        <w:r w:rsidR="002E40E1">
          <w:t xml:space="preserve"> the number of survey days to raise overall detectability increases the chance of vio</w:t>
        </w:r>
      </w:ins>
      <w:ins w:id="647" w:author="Fidino, Mason [2]" w:date="2019-03-11T10:54:00Z">
        <w:r w:rsidR="002E40E1">
          <w:t xml:space="preserve">lating </w:t>
        </w:r>
      </w:ins>
    </w:p>
    <w:p w14:paraId="2979984F" w14:textId="05E07522" w:rsidR="00476773" w:rsidRDefault="00ED40CE">
      <w:pPr>
        <w:rPr>
          <w:ins w:id="648" w:author="Fidino, Mason [2]" w:date="2019-03-11T10:34:00Z"/>
        </w:rPr>
      </w:pPr>
      <w:ins w:id="649" w:author="Fidino, Mason [2]" w:date="2019-03-11T10:43:00Z">
        <w:r>
          <w:t>W</w:t>
        </w:r>
      </w:ins>
      <w:ins w:id="650" w:author="Fidino, Mason [2]" w:date="2019-03-11T10:41:00Z">
        <w:r>
          <w:t xml:space="preserve">hile it is </w:t>
        </w:r>
      </w:ins>
      <w:ins w:id="651" w:author="Fidino, Mason [2]" w:date="2019-03-11T10:42:00Z">
        <w:r>
          <w:t xml:space="preserve">theoretically </w:t>
        </w:r>
      </w:ins>
      <w:ins w:id="652" w:author="Fidino, Mason [2]" w:date="2019-03-11T10:41:00Z">
        <w:r>
          <w:t xml:space="preserve">possible to </w:t>
        </w:r>
      </w:ins>
      <w:ins w:id="653" w:author="Fidino, Mason [2]" w:date="2019-03-11T10:42:00Z">
        <w:r>
          <w:t xml:space="preserve">increase the number of survey days </w:t>
        </w:r>
      </w:ins>
      <w:ins w:id="654" w:author="Fidino, Mason [2]" w:date="2019-03-11T10:43:00Z">
        <w:r>
          <w:t xml:space="preserve">to detect </w:t>
        </w:r>
      </w:ins>
      <w:ins w:id="655" w:author="Fidino, Mason [2]" w:date="2019-03-11T10:50:00Z">
        <w:r>
          <w:t>a species</w:t>
        </w:r>
      </w:ins>
      <w:ins w:id="656" w:author="Fidino, Mason [2]" w:date="2019-03-11T10:43:00Z">
        <w:r>
          <w:t xml:space="preserve">, </w:t>
        </w:r>
      </w:ins>
      <w:ins w:id="657" w:author="Fidino, Mason [2]" w:date="2019-03-11T10:51:00Z">
        <w:r>
          <w:t xml:space="preserve">increasing the number of survey </w:t>
        </w:r>
        <w:proofErr w:type="gramStart"/>
        <w:r>
          <w:t xml:space="preserve">days </w:t>
        </w:r>
      </w:ins>
      <w:ins w:id="658" w:author="Fidino, Mason [2]" w:date="2019-03-11T10:43:00Z">
        <w:r>
          <w:t>.</w:t>
        </w:r>
        <w:proofErr w:type="gramEnd"/>
        <w:r>
          <w:t xml:space="preserve"> First, it may be better to sample </w:t>
        </w:r>
      </w:ins>
      <w:ins w:id="659" w:author="Fidino, Mason [2]" w:date="2019-03-11T10:45:00Z">
        <w:r>
          <w:t xml:space="preserve">more sites with fewer </w:t>
        </w:r>
      </w:ins>
      <w:ins w:id="660" w:author="Fidino, Mason [2]" w:date="2019-03-11T10:46:00Z">
        <w:r>
          <w:t>repeat surveys (</w:t>
        </w:r>
        <w:proofErr w:type="spellStart"/>
        <w:r>
          <w:t>MacKenzie</w:t>
        </w:r>
        <w:proofErr w:type="spellEnd"/>
        <w:r>
          <w:t xml:space="preserve"> &amp; </w:t>
        </w:r>
        <w:proofErr w:type="spellStart"/>
        <w:r>
          <w:t>Royle</w:t>
        </w:r>
        <w:proofErr w:type="spellEnd"/>
        <w:r>
          <w:t xml:space="preserve"> 2005). Second, when analyzing detection / non-detection data under an occupancy modeling framework, </w:t>
        </w:r>
      </w:ins>
      <w:ins w:id="661" w:author="Fidino, Mason [2]" w:date="2019-03-11T10:47:00Z">
        <w:r>
          <w:t xml:space="preserve">sites are </w:t>
        </w:r>
      </w:ins>
    </w:p>
    <w:p w14:paraId="193C7755" w14:textId="1CF977E7" w:rsidR="00476773" w:rsidRDefault="00476773">
      <w:pPr>
        <w:rPr>
          <w:ins w:id="662" w:author="Fidino, Mason [2]" w:date="2019-03-11T10:28:00Z"/>
        </w:rPr>
      </w:pPr>
      <w:ins w:id="663" w:author="Fidino, Mason [2]" w:date="2019-03-11T10:28:00Z">
        <w:r>
          <w:t xml:space="preserve">Therefore, </w:t>
        </w:r>
      </w:ins>
      <w:ins w:id="664" w:author="Fidino, Mason [2]" w:date="2019-03-11T10:33:00Z">
        <w:r>
          <w:t xml:space="preserve">there are </w:t>
        </w:r>
      </w:ins>
      <w:ins w:id="665" w:author="Fidino, Mason [2]" w:date="2019-03-11T10:34:00Z">
        <w:r>
          <w:t>only two variables that can be modified</w:t>
        </w:r>
      </w:ins>
      <w:ins w:id="666" w:author="Fidino, Mason [2]" w:date="2019-03-11T10:33:00Z">
        <w:r>
          <w:t xml:space="preserve"> to</w:t>
        </w:r>
      </w:ins>
      <w:ins w:id="667" w:author="Fidino, Mason [2]" w:date="2019-03-11T10:29:00Z">
        <w:r>
          <w:t xml:space="preserve"> </w:t>
        </w:r>
      </w:ins>
      <w:ins w:id="668" w:author="Fidino, Mason [2]" w:date="2019-03-11T10:31:00Z">
        <w:r>
          <w:t xml:space="preserve">increase the </w:t>
        </w:r>
      </w:ins>
      <w:ins w:id="669" w:author="Fidino, Mason [2]" w:date="2019-03-11T10:34:00Z">
        <w:r>
          <w:t>chances of detecting a species at least once.</w:t>
        </w:r>
      </w:ins>
      <w:ins w:id="670" w:author="Fidino, Mason [2]" w:date="2019-03-11T10:33:00Z">
        <w:r>
          <w:t xml:space="preserve"> First, a species daily detection probability can be </w:t>
        </w:r>
      </w:ins>
      <w:ins w:id="671" w:author="Fidino, Mason [2]" w:date="2019-03-11T10:32:00Z">
        <w:r>
          <w:t>increase</w:t>
        </w:r>
      </w:ins>
      <w:ins w:id="672" w:author="Fidino, Mason [2]" w:date="2019-03-11T10:33:00Z">
        <w:r>
          <w:t xml:space="preserve">d. </w:t>
        </w:r>
      </w:ins>
      <w:ins w:id="673" w:author="Fidino, Mason [2]" w:date="2019-03-11T10:32:00Z">
        <w:r>
          <w:t xml:space="preserve"> or a survey </w:t>
        </w:r>
        <w:proofErr w:type="gramStart"/>
        <w:r>
          <w:t xml:space="preserve">can </w:t>
        </w:r>
      </w:ins>
      <w:ins w:id="674" w:author="Fidino, Mason [2]" w:date="2019-03-11T10:29:00Z">
        <w:r>
          <w:t xml:space="preserve"> the</w:t>
        </w:r>
        <w:proofErr w:type="gramEnd"/>
        <w:r>
          <w:t xml:space="preserve"> number of survey d</w:t>
        </w:r>
      </w:ins>
      <w:ins w:id="675" w:author="Fidino, Mason [2]" w:date="2019-03-11T10:30:00Z">
        <w:r>
          <w:t>ays can be increased. As a p</w:t>
        </w:r>
      </w:ins>
      <w:ins w:id="676" w:author="Fidino, Mason" w:date="2019-03-06T11:43:00Z">
        <w:r w:rsidR="00CC430E">
          <w:t xml:space="preserve"> </w:t>
        </w:r>
      </w:ins>
    </w:p>
    <w:p w14:paraId="5FBA1B54" w14:textId="1EAACB0D" w:rsidR="00CC430E" w:rsidRDefault="000929E9">
      <w:pPr>
        <w:rPr>
          <w:ins w:id="677" w:author="Fidino, Mason" w:date="2019-03-06T11:41:00Z"/>
        </w:rPr>
      </w:pPr>
      <w:ins w:id="678" w:author="Fidino, Mason [2]" w:date="2019-03-11T10:25:00Z">
        <w:r>
          <w:t>Camera traps</w:t>
        </w:r>
      </w:ins>
      <w:ins w:id="679" w:author="Fidino, Mason [2]" w:date="2019-03-11T10:27:00Z">
        <w:r>
          <w:t xml:space="preserve"> provide many opportunities to </w:t>
        </w:r>
      </w:ins>
      <w:ins w:id="680" w:author="Fidino, Mason [2]" w:date="2019-03-11T10:28:00Z">
        <w:r>
          <w:t>detect a species</w:t>
        </w:r>
      </w:ins>
      <w:ins w:id="681" w:author="Fidino, Mason [2]" w:date="2019-03-11T10:26:00Z">
        <w:r>
          <w:t xml:space="preserve"> as they</w:t>
        </w:r>
      </w:ins>
      <w:ins w:id="682" w:author="Fidino, Mason [2]" w:date="2019-03-11T10:25:00Z">
        <w:r>
          <w:t xml:space="preserve"> can be left out for long period</w:t>
        </w:r>
      </w:ins>
      <w:ins w:id="683" w:author="Fidino, Mason [2]" w:date="2019-03-11T10:26:00Z">
        <w:r>
          <w:t>s to passively sample wildlife populations</w:t>
        </w:r>
      </w:ins>
      <w:ins w:id="684" w:author="Fidino, Mason [2]" w:date="2019-03-11T10:28:00Z">
        <w:r w:rsidR="00476773">
          <w:t>. Yet</w:t>
        </w:r>
      </w:ins>
      <w:ins w:id="685" w:author="Fidino, Mason" w:date="2019-03-06T11:43:00Z">
        <w:del w:id="686" w:author="Fidino, Mason [2]" w:date="2019-03-11T10:19:00Z">
          <w:r w:rsidR="00CC430E" w:rsidDel="000929E9">
            <w:delText>(i.e., Pr(</w:delText>
          </w:r>
        </w:del>
      </w:ins>
      <w:ins w:id="687" w:author="Fidino, Mason" w:date="2019-03-06T11:45:00Z">
        <w:del w:id="688" w:author="Fidino, Mason [2]" w:date="2019-03-11T10:19:00Z">
          <w:r w:rsidR="00CC430E" w:rsidDel="000929E9">
            <w:delText>species is detected at least once at site</w:delText>
          </w:r>
        </w:del>
      </w:ins>
      <w:ins w:id="689" w:author="Fidino, Mason" w:date="2019-03-06T11:44:00Z">
        <w:del w:id="690" w:author="Fidino, Mason [2]" w:date="2019-03-11T10:19:00Z">
          <w:r w:rsidR="00CC430E" w:rsidDel="000929E9">
            <w:delText>) = 1 – (1 – Pr(detection))</w:delText>
          </w:r>
          <w:r w:rsidR="00CC430E" w:rsidDel="000929E9">
            <w:rPr>
              <w:vertAlign w:val="superscript"/>
            </w:rPr>
            <w:delText xml:space="preserve">number of </w:delText>
          </w:r>
        </w:del>
      </w:ins>
      <w:ins w:id="691" w:author="Fidino, Mason" w:date="2019-03-06T11:45:00Z">
        <w:del w:id="692" w:author="Fidino, Mason [2]" w:date="2019-03-11T10:19:00Z">
          <w:r w:rsidR="00CC430E" w:rsidDel="000929E9">
            <w:rPr>
              <w:vertAlign w:val="superscript"/>
            </w:rPr>
            <w:delText>survey</w:delText>
          </w:r>
        </w:del>
      </w:ins>
      <w:ins w:id="693" w:author="Fidino, Mason" w:date="2019-03-06T11:44:00Z">
        <w:del w:id="694" w:author="Fidino, Mason [2]" w:date="2019-03-11T10:19:00Z">
          <w:r w:rsidR="00CC430E" w:rsidDel="000929E9">
            <w:rPr>
              <w:vertAlign w:val="superscript"/>
            </w:rPr>
            <w:delText xml:space="preserve"> days</w:delText>
          </w:r>
          <w:r w:rsidR="00CC430E" w:rsidDel="000929E9">
            <w:delText>).</w:delText>
          </w:r>
        </w:del>
      </w:ins>
    </w:p>
    <w:p w14:paraId="1FF55150" w14:textId="1D22EBBB" w:rsidR="00E064F2" w:rsidRDefault="00CC430E">
      <w:pPr>
        <w:rPr>
          <w:ins w:id="695" w:author="Fidino, Mason" w:date="2019-03-05T11:31:00Z"/>
        </w:rPr>
      </w:pPr>
      <w:ins w:id="696" w:author="Fidino, Mason" w:date="2019-03-06T11:39:00Z">
        <w:r>
          <w:t xml:space="preserve">For </w:t>
        </w:r>
        <w:proofErr w:type="gramStart"/>
        <w:r>
          <w:t xml:space="preserve">example, </w:t>
        </w:r>
      </w:ins>
      <w:ins w:id="697" w:author="Fidino, Mason" w:date="2019-03-05T13:34:00Z">
        <w:r w:rsidR="006D4BD8">
          <w:t xml:space="preserve"> </w:t>
        </w:r>
      </w:ins>
      <w:ins w:id="698" w:author="Fidino, Mason" w:date="2019-03-06T11:30:00Z">
        <w:r w:rsidR="005A2A29">
          <w:t>A</w:t>
        </w:r>
      </w:ins>
      <w:ins w:id="699" w:author="Fidino, Mason" w:date="2019-03-05T13:34:00Z">
        <w:r w:rsidR="006D4BD8">
          <w:t>s</w:t>
        </w:r>
        <w:proofErr w:type="gramEnd"/>
        <w:r w:rsidR="006D4BD8">
          <w:t xml:space="preserve"> a marginal increase in </w:t>
        </w:r>
      </w:ins>
      <w:ins w:id="700" w:author="Fidino, Mason" w:date="2019-03-05T13:37:00Z">
        <w:r w:rsidR="00C845DB">
          <w:t>species</w:t>
        </w:r>
      </w:ins>
      <w:ins w:id="701" w:author="Fidino, Mason" w:date="2019-03-05T13:34:00Z">
        <w:r w:rsidR="006D4BD8">
          <w:t xml:space="preserve"> detectability</w:t>
        </w:r>
      </w:ins>
      <w:ins w:id="702" w:author="Fidino, Mason" w:date="2019-03-05T14:00:00Z">
        <w:r w:rsidR="00E4578B">
          <w:t xml:space="preserve"> </w:t>
        </w:r>
      </w:ins>
      <w:ins w:id="703" w:author="Fidino, Mason" w:date="2019-03-05T14:05:00Z">
        <w:r w:rsidR="00E4578B">
          <w:t>could</w:t>
        </w:r>
      </w:ins>
      <w:ins w:id="704" w:author="Fidino, Mason" w:date="2019-03-06T11:29:00Z">
        <w:r w:rsidR="005A2A29">
          <w:t xml:space="preserve"> reduce the number of days a site  </w:t>
        </w:r>
      </w:ins>
      <w:ins w:id="705" w:author="Fidino, Mason" w:date="2019-03-06T11:28:00Z">
        <w:r w:rsidR="005A2A29">
          <w:t xml:space="preserve"> </w:t>
        </w:r>
      </w:ins>
      <w:ins w:id="706" w:author="Fidino, Mason" w:date="2019-03-05T14:05:00Z">
        <w:r w:rsidR="00E4578B">
          <w:t xml:space="preserve"> </w:t>
        </w:r>
      </w:ins>
      <w:ins w:id="707" w:author="Fidino, Mason" w:date="2019-03-05T14:00:00Z">
        <w:r w:rsidR="00E4578B">
          <w:t>reduc</w:t>
        </w:r>
      </w:ins>
      <w:ins w:id="708" w:author="Fidino, Mason" w:date="2019-03-05T14:01:00Z">
        <w:r w:rsidR="00E4578B">
          <w:t>e costs by decreasin</w:t>
        </w:r>
      </w:ins>
      <w:ins w:id="709" w:author="Fidino, Mason" w:date="2019-03-05T14:04:00Z">
        <w:r w:rsidR="00E4578B">
          <w:t>g</w:t>
        </w:r>
      </w:ins>
      <w:ins w:id="710" w:author="Fidino, Mason" w:date="2019-03-05T13:58:00Z">
        <w:r w:rsidR="00E4578B">
          <w:t xml:space="preserve"> </w:t>
        </w:r>
      </w:ins>
      <w:ins w:id="711" w:author="Fidino, Mason" w:date="2019-03-05T14:00:00Z">
        <w:r w:rsidR="00E4578B">
          <w:t>th</w:t>
        </w:r>
      </w:ins>
      <w:ins w:id="712" w:author="Fidino, Mason" w:date="2019-03-05T14:04:00Z">
        <w:r w:rsidR="00E4578B">
          <w:t xml:space="preserve">e amount of time it takes to detect a species. </w:t>
        </w:r>
      </w:ins>
    </w:p>
    <w:p w14:paraId="65CFC1ED" w14:textId="01D9EA11" w:rsidR="002E0FAA" w:rsidRPr="00F778A5" w:rsidDel="002E0FAA" w:rsidRDefault="00434839">
      <w:pPr>
        <w:rPr>
          <w:del w:id="713" w:author="Fidino, Mason" w:date="2019-03-05T09:47:00Z"/>
        </w:rPr>
      </w:pPr>
      <w:ins w:id="714" w:author="Fidino, Mason" w:date="2019-03-05T11:26:00Z">
        <w:r>
          <w:t xml:space="preserve"> </w:t>
        </w:r>
      </w:ins>
      <w:ins w:id="715" w:author="Fidino, Mason" w:date="2019-03-05T11:27:00Z">
        <w:r>
          <w:t xml:space="preserve">With our </w:t>
        </w:r>
      </w:ins>
      <w:ins w:id="716" w:author="Fidino, Mason" w:date="2019-03-05T11:28:00Z">
        <w:r>
          <w:t>study</w:t>
        </w:r>
      </w:ins>
      <w:ins w:id="717" w:author="Fidino, Mason" w:date="2019-03-05T11:27:00Z">
        <w:r>
          <w:t xml:space="preserve">, we </w:t>
        </w:r>
      </w:ins>
      <w:ins w:id="718" w:author="Fidino, Mason" w:date="2019-03-05T11:28:00Z">
        <w:r>
          <w:t xml:space="preserve">quantified </w:t>
        </w:r>
      </w:ins>
      <w:ins w:id="719" w:author="Fidino, Mason" w:date="2019-03-05T11:27:00Z">
        <w:r>
          <w:t xml:space="preserve">the </w:t>
        </w:r>
      </w:ins>
      <w:ins w:id="720" w:author="Fidino, Mason" w:date="2019-03-05T11:28:00Z">
        <w:r>
          <w:t>effect</w:t>
        </w:r>
      </w:ins>
      <w:ins w:id="721" w:author="Fidino, Mason" w:date="2019-03-05T11:27:00Z">
        <w:r>
          <w:t xml:space="preserve"> of</w:t>
        </w:r>
      </w:ins>
      <w:ins w:id="722" w:author="Fidino, Mason" w:date="2019-03-05T11:28:00Z">
        <w:r>
          <w:t xml:space="preserve"> lure</w:t>
        </w:r>
      </w:ins>
      <w:ins w:id="723" w:author="Fidino, Mason" w:date="2019-03-05T11:27:00Z">
        <w:r>
          <w:t xml:space="preserve"> a suite of common urban </w:t>
        </w:r>
        <w:proofErr w:type="gramStart"/>
        <w:r>
          <w:t>mam</w:t>
        </w:r>
      </w:ins>
      <w:ins w:id="724" w:author="Fidino, Mason" w:date="2019-03-05T11:28:00Z">
        <w:r>
          <w:t>mals</w:t>
        </w:r>
        <w:proofErr w:type="gramEnd"/>
        <w:r>
          <w:t xml:space="preserve"> detection rates. As many of these species are common and abundant throughout Chicagoland </w:t>
        </w:r>
      </w:ins>
      <w:ins w:id="725" w:author="Fidino, Mason" w:date="2019-03-05T11:29:00Z">
        <w:r>
          <w:t>(Gallo et al. 2018), lure may not be as necessary given th</w:t>
        </w:r>
      </w:ins>
      <w:ins w:id="726" w:author="Fidino, Mason" w:date="2019-03-05T11:30:00Z">
        <w:r>
          <w:t xml:space="preserve">eir ecology. </w:t>
        </w:r>
      </w:ins>
    </w:p>
    <w:p w14:paraId="560E6B36" w14:textId="3ADCDA30" w:rsidR="00296EDF" w:rsidRDefault="00525DDD" w:rsidP="00525DDD">
      <w:pPr>
        <w:pStyle w:val="ListParagraph"/>
        <w:numPr>
          <w:ilvl w:val="0"/>
          <w:numId w:val="1"/>
        </w:numPr>
        <w:rPr>
          <w:ins w:id="727" w:author="Fidino, Mason" w:date="2019-02-21T15:49:00Z"/>
        </w:rPr>
      </w:pPr>
      <w:ins w:id="728" w:author="Fidino, Mason" w:date="2019-02-21T15:49:00Z">
        <w:r>
          <w:t xml:space="preserve">Recap of our biggest </w:t>
        </w:r>
        <w:proofErr w:type="gramStart"/>
        <w:r>
          <w:t>results, and</w:t>
        </w:r>
        <w:proofErr w:type="gramEnd"/>
        <w:r>
          <w:t xml:space="preserve"> provide the most generalized findings.</w:t>
        </w:r>
      </w:ins>
    </w:p>
    <w:p w14:paraId="45AB3E67" w14:textId="48779CDA" w:rsidR="00525DDD" w:rsidRDefault="00525DDD" w:rsidP="00525DDD">
      <w:pPr>
        <w:pStyle w:val="ListParagraph"/>
        <w:numPr>
          <w:ilvl w:val="1"/>
          <w:numId w:val="1"/>
        </w:numPr>
        <w:rPr>
          <w:ins w:id="729" w:author="Fidino, Mason" w:date="2019-02-21T15:49:00Z"/>
        </w:rPr>
      </w:pPr>
      <w:ins w:id="730" w:author="Fidino, Mason" w:date="2019-02-21T15:49:00Z">
        <w:r>
          <w:t>Opossum love lure</w:t>
        </w:r>
      </w:ins>
    </w:p>
    <w:p w14:paraId="2FC930F6" w14:textId="09AFA5EB" w:rsidR="00525DDD" w:rsidRDefault="00525DDD" w:rsidP="00525DDD">
      <w:pPr>
        <w:pStyle w:val="ListParagraph"/>
        <w:numPr>
          <w:ilvl w:val="1"/>
          <w:numId w:val="1"/>
        </w:numPr>
        <w:rPr>
          <w:ins w:id="731" w:author="Fidino, Mason" w:date="2019-02-21T15:50:00Z"/>
        </w:rPr>
      </w:pPr>
      <w:ins w:id="732" w:author="Fidino, Mason" w:date="2019-02-21T15:50:00Z">
        <w:r>
          <w:t>Raccoon photographed more</w:t>
        </w:r>
      </w:ins>
    </w:p>
    <w:p w14:paraId="327CD40E" w14:textId="351D3B87" w:rsidR="00525DDD" w:rsidRDefault="00525DDD" w:rsidP="00525DDD">
      <w:pPr>
        <w:pStyle w:val="ListParagraph"/>
        <w:numPr>
          <w:ilvl w:val="1"/>
          <w:numId w:val="1"/>
        </w:numPr>
        <w:rPr>
          <w:ins w:id="733" w:author="Fidino, Mason" w:date="2019-02-21T15:50:00Z"/>
        </w:rPr>
      </w:pPr>
      <w:ins w:id="734" w:author="Fidino, Mason" w:date="2019-02-21T15:50:00Z">
        <w:r>
          <w:t>Chipmunk more days</w:t>
        </w:r>
      </w:ins>
    </w:p>
    <w:p w14:paraId="3D818229" w14:textId="2B678C66" w:rsidR="00525DDD" w:rsidRDefault="00525DDD" w:rsidP="00525DDD">
      <w:pPr>
        <w:pStyle w:val="ListParagraph"/>
        <w:numPr>
          <w:ilvl w:val="1"/>
          <w:numId w:val="1"/>
        </w:numPr>
        <w:rPr>
          <w:ins w:id="735" w:author="Fidino, Mason" w:date="2019-02-21T15:51:00Z"/>
        </w:rPr>
      </w:pPr>
      <w:ins w:id="736" w:author="Fidino, Mason" w:date="2019-02-21T15:50:00Z">
        <w:r>
          <w:t>Most mammals trended to being detected more or earlier, save for rabbits and deer.</w:t>
        </w:r>
      </w:ins>
    </w:p>
    <w:p w14:paraId="3E81DC47" w14:textId="2569A981" w:rsidR="00525DDD" w:rsidRDefault="00525DDD" w:rsidP="00525DDD">
      <w:pPr>
        <w:pStyle w:val="ListParagraph"/>
        <w:numPr>
          <w:ilvl w:val="1"/>
          <w:numId w:val="1"/>
        </w:numPr>
        <w:rPr>
          <w:ins w:id="737" w:author="Fidino, Mason" w:date="2019-02-21T16:00:00Z"/>
        </w:rPr>
      </w:pPr>
      <w:ins w:id="738" w:author="Fidino, Mason" w:date="2019-02-21T15:51:00Z">
        <w:r>
          <w:t>These findings indicate that lure may provide some increase in detection, but it may not be as substantial as expected.</w:t>
        </w:r>
      </w:ins>
      <w:ins w:id="739" w:author="Fidino, Mason" w:date="2019-02-21T15:52:00Z">
        <w:r>
          <w:t xml:space="preserve"> Expected like some preconceived notion thing.</w:t>
        </w:r>
      </w:ins>
    </w:p>
    <w:p w14:paraId="61987ECC" w14:textId="54FF0E18" w:rsidR="0011744D" w:rsidRDefault="0011744D" w:rsidP="00525DDD">
      <w:pPr>
        <w:pStyle w:val="ListParagraph"/>
        <w:numPr>
          <w:ilvl w:val="1"/>
          <w:numId w:val="1"/>
        </w:numPr>
        <w:rPr>
          <w:ins w:id="740" w:author="Fidino, Mason" w:date="2019-02-21T15:53:00Z"/>
        </w:rPr>
      </w:pPr>
      <w:ins w:id="741" w:author="Fidino, Mason" w:date="2019-02-21T16:00:00Z">
        <w:r>
          <w:t xml:space="preserve">Lure costs time and money, it should have a large effect to blah blah </w:t>
        </w:r>
        <w:proofErr w:type="spellStart"/>
        <w:r>
          <w:t>ablh</w:t>
        </w:r>
        <w:proofErr w:type="spellEnd"/>
        <w:r>
          <w:t xml:space="preserve">. We </w:t>
        </w:r>
      </w:ins>
      <w:ins w:id="742" w:author="Fidino, Mason" w:date="2019-02-21T16:01:00Z">
        <w:r>
          <w:t>did not see that IN OUR STUDY.</w:t>
        </w:r>
      </w:ins>
    </w:p>
    <w:p w14:paraId="1A3909C9" w14:textId="33D810FB" w:rsidR="00525DDD" w:rsidRDefault="00525DDD" w:rsidP="00525DDD">
      <w:pPr>
        <w:pStyle w:val="ListParagraph"/>
        <w:numPr>
          <w:ilvl w:val="0"/>
          <w:numId w:val="1"/>
        </w:numPr>
        <w:rPr>
          <w:ins w:id="743" w:author="Fidino, Mason" w:date="2019-02-21T15:54:00Z"/>
        </w:rPr>
      </w:pPr>
      <w:ins w:id="744" w:author="Fidino, Mason" w:date="2019-02-21T15:53:00Z">
        <w:r>
          <w:lastRenderedPageBreak/>
          <w:t xml:space="preserve">Given our analysis of looking into detectability in a variety of ways, we were able to observe much more nuanced effects of lure, which may be able to </w:t>
        </w:r>
      </w:ins>
      <w:ins w:id="745" w:author="Fidino, Mason" w:date="2019-02-21T15:54:00Z">
        <w:r>
          <w:t>aid with study design.</w:t>
        </w:r>
      </w:ins>
    </w:p>
    <w:p w14:paraId="0310465A" w14:textId="40E6EBFB" w:rsidR="00525DDD" w:rsidRDefault="00525DDD" w:rsidP="00525DDD">
      <w:pPr>
        <w:pStyle w:val="ListParagraph"/>
        <w:numPr>
          <w:ilvl w:val="1"/>
          <w:numId w:val="1"/>
        </w:numPr>
        <w:rPr>
          <w:ins w:id="746" w:author="Fidino, Mason" w:date="2019-02-21T15:54:00Z"/>
        </w:rPr>
      </w:pPr>
      <w:ins w:id="747" w:author="Fidino, Mason" w:date="2019-02-21T15:54:00Z">
        <w:r>
          <w:t>Raccoon example. Go into hidden lure effect here?</w:t>
        </w:r>
      </w:ins>
    </w:p>
    <w:p w14:paraId="75F7DB44" w14:textId="4E4B54CC" w:rsidR="00525DDD" w:rsidRDefault="00525DDD" w:rsidP="00525DDD">
      <w:pPr>
        <w:pStyle w:val="ListParagraph"/>
        <w:numPr>
          <w:ilvl w:val="1"/>
          <w:numId w:val="1"/>
        </w:numPr>
        <w:rPr>
          <w:ins w:id="748" w:author="Fidino, Mason" w:date="2019-02-21T15:54:00Z"/>
        </w:rPr>
      </w:pPr>
      <w:ins w:id="749" w:author="Fidino, Mason" w:date="2019-02-21T15:54:00Z">
        <w:r>
          <w:t>Wouldn’t be able to see this if we only analyzed 1 way.</w:t>
        </w:r>
      </w:ins>
    </w:p>
    <w:p w14:paraId="3B00F532" w14:textId="43F491C6" w:rsidR="00525DDD" w:rsidRDefault="00525DDD" w:rsidP="00525DDD">
      <w:pPr>
        <w:pStyle w:val="ListParagraph"/>
        <w:numPr>
          <w:ilvl w:val="1"/>
          <w:numId w:val="1"/>
        </w:numPr>
        <w:rPr>
          <w:ins w:id="750" w:author="Fidino, Mason" w:date="2019-02-21T15:55:00Z"/>
        </w:rPr>
      </w:pPr>
      <w:ins w:id="751" w:author="Fidino, Mason" w:date="2019-02-21T15:55:00Z">
        <w:r>
          <w:t>Considering the sampling window is important</w:t>
        </w:r>
      </w:ins>
    </w:p>
    <w:p w14:paraId="18893B63" w14:textId="381D2A53" w:rsidR="00525DDD" w:rsidRDefault="00525DDD" w:rsidP="00525DDD">
      <w:pPr>
        <w:pStyle w:val="ListParagraph"/>
        <w:numPr>
          <w:ilvl w:val="2"/>
          <w:numId w:val="1"/>
        </w:numPr>
        <w:rPr>
          <w:ins w:id="752" w:author="Fidino, Mason" w:date="2019-02-21T15:55:00Z"/>
        </w:rPr>
      </w:pPr>
      <w:ins w:id="753" w:author="Fidino, Mason" w:date="2019-02-21T15:55:00Z">
        <w:r>
          <w:t>Go into assumptions of occupancy models (shorter window is better</w:t>
        </w:r>
        <w:r w:rsidR="0011744D">
          <w:t xml:space="preserve"> to determine occupancy, at odds with being able to sufficiently sample though.</w:t>
        </w:r>
        <w:r>
          <w:t>)</w:t>
        </w:r>
      </w:ins>
    </w:p>
    <w:p w14:paraId="51ED870C" w14:textId="5388D1AD" w:rsidR="0011744D" w:rsidRDefault="0011744D" w:rsidP="00525DDD">
      <w:pPr>
        <w:pStyle w:val="ListParagraph"/>
        <w:numPr>
          <w:ilvl w:val="2"/>
          <w:numId w:val="1"/>
        </w:numPr>
        <w:rPr>
          <w:ins w:id="754" w:author="Fidino, Mason" w:date="2019-02-21T15:55:00Z"/>
        </w:rPr>
      </w:pPr>
      <w:ins w:id="755" w:author="Fidino, Mason" w:date="2019-02-21T15:55:00Z">
        <w:r>
          <w:t>More cool stuff on how we analyzed the data.</w:t>
        </w:r>
      </w:ins>
    </w:p>
    <w:p w14:paraId="42E0AAEC" w14:textId="57CC84F6" w:rsidR="0011744D" w:rsidRDefault="0011744D" w:rsidP="0011744D">
      <w:pPr>
        <w:pStyle w:val="ListParagraph"/>
        <w:numPr>
          <w:ilvl w:val="1"/>
          <w:numId w:val="1"/>
        </w:numPr>
        <w:rPr>
          <w:ins w:id="756" w:author="Fidino, Mason" w:date="2019-02-21T16:01:00Z"/>
        </w:rPr>
      </w:pPr>
      <w:ins w:id="757" w:author="Fidino, Mason" w:date="2019-02-21T15:55:00Z">
        <w:r>
          <w:t xml:space="preserve">Overall, </w:t>
        </w:r>
      </w:ins>
      <w:ins w:id="758" w:author="Fidino, Mason" w:date="2019-02-21T15:56:00Z">
        <w:r>
          <w:t>the detection process can be treated in a variety of ways to better account for the likelihood of detecting species. Add lure tidbits.</w:t>
        </w:r>
      </w:ins>
    </w:p>
    <w:p w14:paraId="5C15ADD4" w14:textId="3C15EA3B" w:rsidR="0011744D" w:rsidRDefault="0011744D" w:rsidP="0011744D">
      <w:pPr>
        <w:pStyle w:val="ListParagraph"/>
        <w:numPr>
          <w:ilvl w:val="0"/>
          <w:numId w:val="1"/>
        </w:numPr>
        <w:rPr>
          <w:ins w:id="759" w:author="Fidino, Mason" w:date="2019-02-21T16:01:00Z"/>
        </w:rPr>
      </w:pPr>
      <w:proofErr w:type="gramStart"/>
      <w:ins w:id="760" w:author="Fidino, Mason" w:date="2019-02-21T16:01:00Z">
        <w:r>
          <w:t>So</w:t>
        </w:r>
        <w:proofErr w:type="gramEnd"/>
        <w:r>
          <w:t xml:space="preserve"> do we use lure or not?</w:t>
        </w:r>
      </w:ins>
    </w:p>
    <w:p w14:paraId="2FC79A8C" w14:textId="7D91A633" w:rsidR="0011744D" w:rsidRDefault="0011744D" w:rsidP="0011744D">
      <w:pPr>
        <w:pStyle w:val="ListParagraph"/>
        <w:numPr>
          <w:ilvl w:val="1"/>
          <w:numId w:val="1"/>
        </w:numPr>
        <w:rPr>
          <w:ins w:id="761" w:author="Fidino, Mason" w:date="2019-02-21T16:01:00Z"/>
        </w:rPr>
      </w:pPr>
      <w:ins w:id="762" w:author="Fidino, Mason" w:date="2019-02-21T16:01:00Z">
        <w:r>
          <w:t>Study specific</w:t>
        </w:r>
      </w:ins>
    </w:p>
    <w:p w14:paraId="57A1ED42" w14:textId="2A4F81C1" w:rsidR="0011744D" w:rsidRDefault="0011744D" w:rsidP="0011744D">
      <w:pPr>
        <w:pStyle w:val="ListParagraph"/>
        <w:numPr>
          <w:ilvl w:val="2"/>
          <w:numId w:val="1"/>
        </w:numPr>
        <w:rPr>
          <w:ins w:id="763" w:author="Fidino, Mason" w:date="2019-02-21T16:01:00Z"/>
        </w:rPr>
      </w:pPr>
      <w:ins w:id="764" w:author="Fidino, Mason" w:date="2019-02-21T16:01:00Z">
        <w:r>
          <w:t xml:space="preserve">What species are you </w:t>
        </w:r>
        <w:proofErr w:type="gramStart"/>
        <w:r>
          <w:t>studying</w:t>
        </w:r>
        <w:proofErr w:type="gramEnd"/>
      </w:ins>
    </w:p>
    <w:p w14:paraId="47318FEC" w14:textId="0CF80E0F" w:rsidR="0011744D" w:rsidRDefault="0011744D" w:rsidP="0011744D">
      <w:pPr>
        <w:pStyle w:val="ListParagraph"/>
        <w:numPr>
          <w:ilvl w:val="2"/>
          <w:numId w:val="1"/>
        </w:numPr>
        <w:rPr>
          <w:ins w:id="765" w:author="Fidino, Mason" w:date="2019-02-21T16:01:00Z"/>
        </w:rPr>
      </w:pPr>
      <w:ins w:id="766" w:author="Fidino, Mason" w:date="2019-02-21T16:01:00Z">
        <w:r>
          <w:t xml:space="preserve">What lure are you </w:t>
        </w:r>
        <w:proofErr w:type="gramStart"/>
        <w:r>
          <w:t>using</w:t>
        </w:r>
        <w:proofErr w:type="gramEnd"/>
      </w:ins>
    </w:p>
    <w:p w14:paraId="234012E4" w14:textId="087BE27F" w:rsidR="0011744D" w:rsidRDefault="0011744D" w:rsidP="0011744D">
      <w:pPr>
        <w:pStyle w:val="ListParagraph"/>
        <w:numPr>
          <w:ilvl w:val="2"/>
          <w:numId w:val="1"/>
        </w:numPr>
        <w:rPr>
          <w:ins w:id="767" w:author="Fidino, Mason" w:date="2019-02-21T16:01:00Z"/>
        </w:rPr>
      </w:pPr>
      <w:ins w:id="768" w:author="Fidino, Mason" w:date="2019-02-21T16:01:00Z">
        <w:r>
          <w:t>What is your research question? Single vs multiple species</w:t>
        </w:r>
      </w:ins>
      <w:ins w:id="769" w:author="Fidino, Mason" w:date="2019-02-21T16:02:00Z">
        <w:r>
          <w:t xml:space="preserve"> (give medication example which shows when lure / bait IS NECESARRY).</w:t>
        </w:r>
      </w:ins>
    </w:p>
    <w:p w14:paraId="5A1CCCDC" w14:textId="3C582C37" w:rsidR="0011744D" w:rsidRDefault="0011744D" w:rsidP="0011744D">
      <w:pPr>
        <w:pStyle w:val="ListParagraph"/>
        <w:numPr>
          <w:ilvl w:val="2"/>
          <w:numId w:val="1"/>
        </w:numPr>
        <w:rPr>
          <w:ins w:id="770" w:author="Fidino, Mason" w:date="2019-02-21T16:02:00Z"/>
        </w:rPr>
      </w:pPr>
      <w:ins w:id="771" w:author="Fidino, Mason" w:date="2019-02-21T16:01:00Z">
        <w:r>
          <w:t xml:space="preserve">Time of </w:t>
        </w:r>
      </w:ins>
      <w:ins w:id="772" w:author="Fidino, Mason" w:date="2019-02-21T16:02:00Z">
        <w:r>
          <w:t>year?</w:t>
        </w:r>
      </w:ins>
    </w:p>
    <w:p w14:paraId="1DA4FE2B" w14:textId="35BBD623" w:rsidR="0011744D" w:rsidRDefault="0011744D" w:rsidP="0011744D">
      <w:pPr>
        <w:pStyle w:val="ListParagraph"/>
        <w:numPr>
          <w:ilvl w:val="2"/>
          <w:numId w:val="1"/>
        </w:numPr>
        <w:rPr>
          <w:ins w:id="773" w:author="Fidino, Mason" w:date="2019-02-21T16:02:00Z"/>
        </w:rPr>
      </w:pPr>
      <w:ins w:id="774" w:author="Fidino, Mason" w:date="2019-02-21T16:02:00Z">
        <w:r>
          <w:t>Rare or common species?</w:t>
        </w:r>
      </w:ins>
    </w:p>
    <w:p w14:paraId="0212C6D3" w14:textId="1431F794" w:rsidR="0011744D" w:rsidRDefault="0011744D">
      <w:pPr>
        <w:pStyle w:val="ListParagraph"/>
        <w:numPr>
          <w:ilvl w:val="2"/>
          <w:numId w:val="1"/>
        </w:numPr>
        <w:rPr>
          <w:ins w:id="775" w:author="Fidino, Mason" w:date="2019-02-21T15:57:00Z"/>
        </w:rPr>
        <w:pPrChange w:id="776" w:author="Fidino, Mason" w:date="2019-02-21T16:01:00Z">
          <w:pPr>
            <w:pStyle w:val="ListParagraph"/>
            <w:numPr>
              <w:ilvl w:val="1"/>
              <w:numId w:val="1"/>
            </w:numPr>
            <w:ind w:left="1440" w:hanging="360"/>
          </w:pPr>
        </w:pPrChange>
      </w:pPr>
      <w:ins w:id="777" w:author="Fidino, Mason" w:date="2019-02-21T16:02:00Z">
        <w:r>
          <w:t>Lure or bait can be</w:t>
        </w:r>
      </w:ins>
    </w:p>
    <w:p w14:paraId="6D3F51A7" w14:textId="492BEC8C" w:rsidR="0011744D" w:rsidRDefault="0011744D" w:rsidP="0011744D">
      <w:pPr>
        <w:pStyle w:val="ListParagraph"/>
        <w:numPr>
          <w:ilvl w:val="0"/>
          <w:numId w:val="1"/>
        </w:numPr>
        <w:rPr>
          <w:ins w:id="778" w:author="Fidino, Mason" w:date="2019-02-21T15:57:00Z"/>
        </w:rPr>
      </w:pPr>
      <w:ins w:id="779" w:author="Fidino, Mason" w:date="2019-02-21T15:57:00Z">
        <w:r>
          <w:t>Defense for our “human effect” visiting at sites.</w:t>
        </w:r>
      </w:ins>
    </w:p>
    <w:p w14:paraId="351E8370" w14:textId="47F14B28" w:rsidR="0011744D" w:rsidRDefault="0011744D" w:rsidP="0011744D">
      <w:pPr>
        <w:pStyle w:val="ListParagraph"/>
        <w:numPr>
          <w:ilvl w:val="1"/>
          <w:numId w:val="1"/>
        </w:numPr>
        <w:rPr>
          <w:ins w:id="780" w:author="Fidino, Mason" w:date="2019-02-21T15:57:00Z"/>
        </w:rPr>
      </w:pPr>
      <w:ins w:id="781" w:author="Fidino, Mason" w:date="2019-02-21T15:57:00Z">
        <w:r>
          <w:t>Forest preserves visited by millions of people each year.</w:t>
        </w:r>
      </w:ins>
    </w:p>
    <w:p w14:paraId="0EDD2B14" w14:textId="4B118FFE" w:rsidR="0011744D" w:rsidRDefault="0011744D" w:rsidP="0011744D">
      <w:pPr>
        <w:pStyle w:val="ListParagraph"/>
        <w:numPr>
          <w:ilvl w:val="1"/>
          <w:numId w:val="1"/>
        </w:numPr>
        <w:rPr>
          <w:ins w:id="782" w:author="Fidino, Mason" w:date="2019-02-21T15:57:00Z"/>
        </w:rPr>
      </w:pPr>
      <w:ins w:id="783" w:author="Fidino, Mason" w:date="2019-02-21T15:57:00Z">
        <w:r>
          <w:t>We used gloves and tried not to leave our scent.</w:t>
        </w:r>
      </w:ins>
    </w:p>
    <w:p w14:paraId="0C1184C1" w14:textId="079E9055" w:rsidR="0011744D" w:rsidRDefault="0011744D" w:rsidP="0011744D">
      <w:pPr>
        <w:pStyle w:val="ListParagraph"/>
        <w:numPr>
          <w:ilvl w:val="1"/>
          <w:numId w:val="1"/>
        </w:numPr>
        <w:rPr>
          <w:ins w:id="784" w:author="Fidino, Mason" w:date="2019-02-21T15:59:00Z"/>
        </w:rPr>
      </w:pPr>
      <w:proofErr w:type="gramStart"/>
      <w:ins w:id="785" w:author="Fidino, Mason" w:date="2019-02-21T15:57:00Z">
        <w:r>
          <w:t>Therefore</w:t>
        </w:r>
        <w:proofErr w:type="gramEnd"/>
        <w:r>
          <w:t xml:space="preserve"> we don’t expect this to influe</w:t>
        </w:r>
      </w:ins>
      <w:ins w:id="786" w:author="Fidino, Mason" w:date="2019-02-21T15:58:00Z">
        <w:r>
          <w:t>nce our results.</w:t>
        </w:r>
      </w:ins>
    </w:p>
    <w:p w14:paraId="6913D2DD" w14:textId="597E1A85" w:rsidR="0011744D" w:rsidRDefault="0011744D">
      <w:pPr>
        <w:pStyle w:val="ListParagraph"/>
        <w:numPr>
          <w:ilvl w:val="1"/>
          <w:numId w:val="1"/>
        </w:numPr>
        <w:rPr>
          <w:ins w:id="787" w:author="Fidino, Mason" w:date="2019-02-21T15:58:00Z"/>
        </w:rPr>
      </w:pPr>
      <w:ins w:id="788" w:author="Fidino, Mason" w:date="2019-02-21T15:59:00Z">
        <w:r>
          <w:t>While weather may have had an influence, sites were all within same region, so if there was an effect it was applied to all sites simultaneously.</w:t>
        </w:r>
      </w:ins>
    </w:p>
    <w:p w14:paraId="2612E944" w14:textId="4BED898A" w:rsidR="0011744D" w:rsidRDefault="0011744D" w:rsidP="0011744D">
      <w:pPr>
        <w:pStyle w:val="ListParagraph"/>
        <w:numPr>
          <w:ilvl w:val="0"/>
          <w:numId w:val="1"/>
        </w:numPr>
        <w:rPr>
          <w:ins w:id="789" w:author="Fidino, Mason" w:date="2019-02-21T15:58:00Z"/>
        </w:rPr>
      </w:pPr>
      <w:ins w:id="790" w:author="Fidino, Mason" w:date="2019-02-21T15:58:00Z">
        <w:r>
          <w:t>CAVEATS</w:t>
        </w:r>
      </w:ins>
    </w:p>
    <w:p w14:paraId="72C25F37" w14:textId="13ACDF0E" w:rsidR="0011744D" w:rsidRDefault="0011744D" w:rsidP="0011744D">
      <w:pPr>
        <w:pStyle w:val="ListParagraph"/>
        <w:numPr>
          <w:ilvl w:val="1"/>
          <w:numId w:val="1"/>
        </w:numPr>
        <w:rPr>
          <w:ins w:id="791" w:author="Fidino, Mason" w:date="2019-02-21T16:03:00Z"/>
        </w:rPr>
      </w:pPr>
      <w:ins w:id="792" w:author="Fidino, Mason" w:date="2019-02-21T15:58:00Z">
        <w:r>
          <w:t xml:space="preserve">We could have added a real “no lure control.” Right </w:t>
        </w:r>
        <w:proofErr w:type="gramStart"/>
        <w:r>
          <w:t>now</w:t>
        </w:r>
        <w:proofErr w:type="gramEnd"/>
        <w:r>
          <w:t xml:space="preserve"> we are only comparing</w:t>
        </w:r>
      </w:ins>
      <w:ins w:id="793" w:author="Fidino, Mason" w:date="2019-02-21T16:00:00Z">
        <w:r>
          <w:t xml:space="preserve"> to lure vs visual attractant. Regardless, we found that for most species you could just put a thing in front of a camera and that would be as good as lure.</w:t>
        </w:r>
      </w:ins>
    </w:p>
    <w:p w14:paraId="69F5E969" w14:textId="48551885" w:rsidR="0011744D" w:rsidRDefault="0011744D" w:rsidP="0011744D">
      <w:pPr>
        <w:pStyle w:val="ListParagraph"/>
        <w:numPr>
          <w:ilvl w:val="1"/>
          <w:numId w:val="1"/>
        </w:numPr>
        <w:rPr>
          <w:ins w:id="794" w:author="Fidino, Mason" w:date="2019-02-21T16:06:00Z"/>
        </w:rPr>
      </w:pPr>
      <w:ins w:id="795" w:author="Fidino, Mason" w:date="2019-02-21T16:04:00Z">
        <w:r>
          <w:t xml:space="preserve">Figure out how to see if lure brings in species from outside area. Way more difficult. </w:t>
        </w:r>
      </w:ins>
    </w:p>
    <w:p w14:paraId="039A6FAD" w14:textId="42A4AFCD" w:rsidR="00F875FD" w:rsidRDefault="00F875FD" w:rsidP="00F875FD">
      <w:pPr>
        <w:pStyle w:val="ListParagraph"/>
        <w:numPr>
          <w:ilvl w:val="2"/>
          <w:numId w:val="1"/>
        </w:numPr>
        <w:rPr>
          <w:ins w:id="796" w:author="Fidino, Mason" w:date="2019-02-21T16:09:00Z"/>
        </w:rPr>
      </w:pPr>
      <w:ins w:id="797" w:author="Fidino, Mason" w:date="2019-02-21T16:06:00Z">
        <w:r>
          <w:t>S</w:t>
        </w:r>
      </w:ins>
      <w:ins w:id="798" w:author="Fidino, Mason" w:date="2019-02-21T16:07:00Z">
        <w:r>
          <w:t xml:space="preserve">aw no effect of lure when one camera in a sampling unit </w:t>
        </w:r>
        <w:proofErr w:type="gramStart"/>
        <w:r>
          <w:t>had lure</w:t>
        </w:r>
        <w:proofErr w:type="gramEnd"/>
        <w:r>
          <w:t xml:space="preserve"> while other did not. The fact we did not see this difference likely i</w:t>
        </w:r>
      </w:ins>
      <w:ins w:id="799" w:author="Fidino, Mason" w:date="2019-02-21T16:08:00Z">
        <w:r>
          <w:t xml:space="preserve">ndicates that lure cannot have an effect at scales larger than this (for these species). We did see this with opossum though, so it can be very species specific! </w:t>
        </w:r>
      </w:ins>
    </w:p>
    <w:p w14:paraId="42F91C65" w14:textId="659776D0" w:rsidR="00F875FD" w:rsidRDefault="00F875FD" w:rsidP="00F875FD">
      <w:pPr>
        <w:pStyle w:val="ListParagraph"/>
        <w:numPr>
          <w:ilvl w:val="1"/>
          <w:numId w:val="1"/>
        </w:numPr>
        <w:rPr>
          <w:ins w:id="800" w:author="Fidino, Mason" w:date="2019-02-21T16:10:00Z"/>
        </w:rPr>
      </w:pPr>
      <w:ins w:id="801" w:author="Fidino, Mason" w:date="2019-02-21T16:09:00Z">
        <w:r>
          <w:t>Put camera up before sampling begins (novel object, may want to investigate or not). Again, may not matter for our specie</w:t>
        </w:r>
      </w:ins>
      <w:ins w:id="802" w:author="Fidino, Mason" w:date="2019-02-21T16:10:00Z">
        <w:r>
          <w:t>s, but something to think about.</w:t>
        </w:r>
      </w:ins>
    </w:p>
    <w:p w14:paraId="7EB5F648" w14:textId="6985BE39" w:rsidR="00F875FD" w:rsidRDefault="00F875FD">
      <w:pPr>
        <w:pStyle w:val="ListParagraph"/>
        <w:numPr>
          <w:ilvl w:val="0"/>
          <w:numId w:val="1"/>
        </w:numPr>
        <w:rPr>
          <w:ins w:id="803" w:author="Fidino, Mason" w:date="2019-02-21T15:56:00Z"/>
        </w:rPr>
        <w:pPrChange w:id="804" w:author="Fidino, Mason" w:date="2019-02-21T16:10:00Z">
          <w:pPr>
            <w:pStyle w:val="ListParagraph"/>
            <w:numPr>
              <w:ilvl w:val="1"/>
              <w:numId w:val="1"/>
            </w:numPr>
            <w:ind w:left="1440" w:hanging="360"/>
          </w:pPr>
        </w:pPrChange>
      </w:pPr>
      <w:ins w:id="805" w:author="Fidino, Mason" w:date="2019-02-21T16:10:00Z">
        <w:r>
          <w:t>Conclusion</w:t>
        </w:r>
      </w:ins>
    </w:p>
    <w:p w14:paraId="0ACFF4E9" w14:textId="506CAF50" w:rsidR="00525DDD" w:rsidRDefault="00525DDD">
      <w:pPr>
        <w:pStyle w:val="ListParagraph"/>
        <w:pPrChange w:id="806" w:author="Fidino, Mason" w:date="2019-02-21T15:53:00Z">
          <w:pPr/>
        </w:pPrChange>
      </w:pPr>
    </w:p>
    <w:p w14:paraId="70AAF20C" w14:textId="4500506C" w:rsidR="008E13E1" w:rsidRDefault="007E2610" w:rsidP="007E2610">
      <w:pPr>
        <w:pStyle w:val="Heading1"/>
      </w:pPr>
      <w:r>
        <w:t>References</w:t>
      </w:r>
    </w:p>
    <w:p w14:paraId="27AB5026" w14:textId="56F6DAB0" w:rsidR="007E2610" w:rsidRDefault="007E2610" w:rsidP="007E2610">
      <w:pPr>
        <w:pStyle w:val="CommentText"/>
        <w:rPr>
          <w:rFonts w:ascii="Arial" w:hAnsi="Arial" w:cs="Arial"/>
          <w:color w:val="222222"/>
          <w:shd w:val="clear" w:color="auto" w:fill="FFFFFF"/>
        </w:rPr>
      </w:pPr>
      <w:r>
        <w:rPr>
          <w:rFonts w:ascii="Arial" w:hAnsi="Arial" w:cs="Arial"/>
          <w:color w:val="222222"/>
          <w:shd w:val="clear" w:color="auto" w:fill="FFFFFF"/>
        </w:rPr>
        <w:t>Bischof, R., Hameed, S., Ali, H., Kabir, M., Younas, M., Shah, K. A., ... &amp; Nawaz, M. A. (2014). Using time</w:t>
      </w:r>
      <w:r>
        <w:rPr>
          <w:rFonts w:ascii="Cambria Math" w:hAnsi="Cambria Math" w:cs="Cambria Math"/>
          <w:color w:val="222222"/>
          <w:shd w:val="clear" w:color="auto" w:fill="FFFFFF"/>
        </w:rPr>
        <w:t>‐</w:t>
      </w:r>
      <w:r>
        <w:rPr>
          <w:rFonts w:ascii="Arial" w:hAnsi="Arial" w:cs="Arial"/>
          <w:color w:val="222222"/>
          <w:shd w:val="clear" w:color="auto" w:fill="FFFFFF"/>
        </w:rPr>
        <w:t>to</w:t>
      </w:r>
      <w:r>
        <w:rPr>
          <w:rFonts w:ascii="Cambria Math" w:hAnsi="Cambria Math" w:cs="Cambria Math"/>
          <w:color w:val="222222"/>
          <w:shd w:val="clear" w:color="auto" w:fill="FFFFFF"/>
        </w:rPr>
        <w:t>‐</w:t>
      </w:r>
      <w:r>
        <w:rPr>
          <w:rFonts w:ascii="Arial" w:hAnsi="Arial" w:cs="Arial"/>
          <w:color w:val="222222"/>
          <w:shd w:val="clear" w:color="auto" w:fill="FFFFFF"/>
        </w:rPr>
        <w:t>event analysis to complement hierarchical methods when assessing determinants of photographic detectability during camera trapping. </w:t>
      </w:r>
      <w:r>
        <w:rPr>
          <w:rFonts w:ascii="Arial" w:hAnsi="Arial" w:cs="Arial"/>
          <w:i/>
          <w:iCs/>
          <w:color w:val="222222"/>
          <w:shd w:val="clear" w:color="auto" w:fill="FFFFFF"/>
        </w:rPr>
        <w:t>Methods in Ecology and Evolution</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(1), 44-53.</w:t>
      </w:r>
    </w:p>
    <w:p w14:paraId="67AF572A" w14:textId="4CAFD334" w:rsidR="007E2610" w:rsidRDefault="007E2610" w:rsidP="007E2610">
      <w:pPr>
        <w:pStyle w:val="CommentText"/>
        <w:rPr>
          <w:rFonts w:ascii="Arial" w:hAnsi="Arial" w:cs="Arial"/>
          <w:color w:val="222222"/>
          <w:shd w:val="clear" w:color="auto" w:fill="FFFFFF"/>
        </w:rPr>
      </w:pPr>
      <w:proofErr w:type="spellStart"/>
      <w:r>
        <w:rPr>
          <w:rFonts w:ascii="Arial" w:hAnsi="Arial" w:cs="Arial"/>
          <w:color w:val="222222"/>
          <w:shd w:val="clear" w:color="auto" w:fill="FFFFFF"/>
        </w:rPr>
        <w:lastRenderedPageBreak/>
        <w:t>Denwood</w:t>
      </w:r>
      <w:proofErr w:type="spellEnd"/>
      <w:r>
        <w:rPr>
          <w:rFonts w:ascii="Arial" w:hAnsi="Arial" w:cs="Arial"/>
          <w:color w:val="222222"/>
          <w:shd w:val="clear" w:color="auto" w:fill="FFFFFF"/>
        </w:rPr>
        <w:t xml:space="preserve">, M. J. (2016). </w:t>
      </w:r>
      <w:proofErr w:type="spellStart"/>
      <w:r>
        <w:rPr>
          <w:rFonts w:ascii="Arial" w:hAnsi="Arial" w:cs="Arial"/>
          <w:color w:val="222222"/>
          <w:shd w:val="clear" w:color="auto" w:fill="FFFFFF"/>
        </w:rPr>
        <w:t>runjags</w:t>
      </w:r>
      <w:proofErr w:type="spellEnd"/>
      <w:r>
        <w:rPr>
          <w:rFonts w:ascii="Arial" w:hAnsi="Arial" w:cs="Arial"/>
          <w:color w:val="222222"/>
          <w:shd w:val="clear" w:color="auto" w:fill="FFFFFF"/>
        </w:rPr>
        <w:t>: An R package providing interface utilities, model templates, parallel computing methods and additional distributions for MCMC models in JAGS. </w:t>
      </w:r>
      <w:r>
        <w:rPr>
          <w:rFonts w:ascii="Arial" w:hAnsi="Arial" w:cs="Arial"/>
          <w:i/>
          <w:iCs/>
          <w:color w:val="222222"/>
          <w:shd w:val="clear" w:color="auto" w:fill="FFFFFF"/>
        </w:rPr>
        <w:t>Journal of Statistical Software</w:t>
      </w:r>
      <w:r>
        <w:rPr>
          <w:rFonts w:ascii="Arial" w:hAnsi="Arial" w:cs="Arial"/>
          <w:color w:val="222222"/>
          <w:shd w:val="clear" w:color="auto" w:fill="FFFFFF"/>
        </w:rPr>
        <w:t>, </w:t>
      </w:r>
      <w:r>
        <w:rPr>
          <w:rFonts w:ascii="Arial" w:hAnsi="Arial" w:cs="Arial"/>
          <w:i/>
          <w:iCs/>
          <w:color w:val="222222"/>
          <w:shd w:val="clear" w:color="auto" w:fill="FFFFFF"/>
        </w:rPr>
        <w:t>71</w:t>
      </w:r>
      <w:r>
        <w:rPr>
          <w:rFonts w:ascii="Arial" w:hAnsi="Arial" w:cs="Arial"/>
          <w:color w:val="222222"/>
          <w:shd w:val="clear" w:color="auto" w:fill="FFFFFF"/>
        </w:rPr>
        <w:t>(9), 1-25.</w:t>
      </w:r>
    </w:p>
    <w:p w14:paraId="7BB7D86D" w14:textId="02CE8248" w:rsidR="007E2610" w:rsidRDefault="007E2610" w:rsidP="007E2610">
      <w:pPr>
        <w:pStyle w:val="CommentText"/>
        <w:rPr>
          <w:ins w:id="807" w:author="Fidino, Mason" w:date="2019-03-05T13:44:00Z"/>
          <w:rFonts w:ascii="Arial" w:hAnsi="Arial" w:cs="Arial"/>
          <w:color w:val="222222"/>
          <w:shd w:val="clear" w:color="auto" w:fill="FFFFFF"/>
        </w:rPr>
      </w:pPr>
      <w:r>
        <w:rPr>
          <w:rFonts w:ascii="Arial" w:hAnsi="Arial" w:cs="Arial"/>
          <w:color w:val="222222"/>
          <w:shd w:val="clear" w:color="auto" w:fill="FFFFFF"/>
        </w:rPr>
        <w:t xml:space="preserve">Gelman, A., </w:t>
      </w:r>
      <w:proofErr w:type="spellStart"/>
      <w:r>
        <w:rPr>
          <w:rFonts w:ascii="Arial" w:hAnsi="Arial" w:cs="Arial"/>
          <w:color w:val="222222"/>
          <w:shd w:val="clear" w:color="auto" w:fill="FFFFFF"/>
        </w:rPr>
        <w:t>Jakulin</w:t>
      </w:r>
      <w:proofErr w:type="spellEnd"/>
      <w:r>
        <w:rPr>
          <w:rFonts w:ascii="Arial" w:hAnsi="Arial" w:cs="Arial"/>
          <w:color w:val="222222"/>
          <w:shd w:val="clear" w:color="auto" w:fill="FFFFFF"/>
        </w:rPr>
        <w:t xml:space="preserve">, A., </w:t>
      </w:r>
      <w:proofErr w:type="spellStart"/>
      <w:r>
        <w:rPr>
          <w:rFonts w:ascii="Arial" w:hAnsi="Arial" w:cs="Arial"/>
          <w:color w:val="222222"/>
          <w:shd w:val="clear" w:color="auto" w:fill="FFFFFF"/>
        </w:rPr>
        <w:t>Pittau</w:t>
      </w:r>
      <w:proofErr w:type="spellEnd"/>
      <w:r>
        <w:rPr>
          <w:rFonts w:ascii="Arial" w:hAnsi="Arial" w:cs="Arial"/>
          <w:color w:val="222222"/>
          <w:shd w:val="clear" w:color="auto" w:fill="FFFFFF"/>
        </w:rPr>
        <w:t>, M. G., &amp; Su, Y. S. (2008). A weakly informative default prior distribution for logistic and other regression models. </w:t>
      </w:r>
      <w:r>
        <w:rPr>
          <w:rFonts w:ascii="Arial" w:hAnsi="Arial" w:cs="Arial"/>
          <w:i/>
          <w:iCs/>
          <w:color w:val="222222"/>
          <w:shd w:val="clear" w:color="auto" w:fill="FFFFFF"/>
        </w:rPr>
        <w:t>The Annals of Applied Statistics</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(4), 1360-1383.</w:t>
      </w:r>
    </w:p>
    <w:p w14:paraId="4768A739" w14:textId="656B89D0" w:rsidR="00C845DB" w:rsidRDefault="00C845DB" w:rsidP="007E2610">
      <w:pPr>
        <w:pStyle w:val="CommentText"/>
        <w:rPr>
          <w:ins w:id="808" w:author="Fidino, Mason" w:date="2019-03-05T13:31:00Z"/>
          <w:rFonts w:ascii="Arial" w:hAnsi="Arial" w:cs="Arial"/>
          <w:color w:val="222222"/>
          <w:shd w:val="clear" w:color="auto" w:fill="FFFFFF"/>
        </w:rPr>
      </w:pPr>
      <w:proofErr w:type="spellStart"/>
      <w:ins w:id="809" w:author="Fidino, Mason" w:date="2019-03-05T13:44:00Z">
        <w:r>
          <w:rPr>
            <w:rFonts w:ascii="Arial" w:hAnsi="Arial" w:cs="Arial"/>
            <w:color w:val="222222"/>
            <w:shd w:val="clear" w:color="auto" w:fill="FFFFFF"/>
          </w:rPr>
          <w:t>MacKenzie</w:t>
        </w:r>
        <w:proofErr w:type="spellEnd"/>
        <w:r>
          <w:rPr>
            <w:rFonts w:ascii="Arial" w:hAnsi="Arial" w:cs="Arial"/>
            <w:color w:val="222222"/>
            <w:shd w:val="clear" w:color="auto" w:fill="FFFFFF"/>
          </w:rPr>
          <w:t xml:space="preserve">, D. I., &amp; </w:t>
        </w:r>
        <w:proofErr w:type="spellStart"/>
        <w:r>
          <w:rPr>
            <w:rFonts w:ascii="Arial" w:hAnsi="Arial" w:cs="Arial"/>
            <w:color w:val="222222"/>
            <w:shd w:val="clear" w:color="auto" w:fill="FFFFFF"/>
          </w:rPr>
          <w:t>Royle</w:t>
        </w:r>
        <w:proofErr w:type="spellEnd"/>
        <w:r>
          <w:rPr>
            <w:rFonts w:ascii="Arial" w:hAnsi="Arial" w:cs="Arial"/>
            <w:color w:val="222222"/>
            <w:shd w:val="clear" w:color="auto" w:fill="FFFFFF"/>
          </w:rPr>
          <w:t>, J. A. (2005). Designing occupancy studies: general advice and allocating survey effort. </w:t>
        </w:r>
        <w:r>
          <w:rPr>
            <w:rFonts w:ascii="Arial" w:hAnsi="Arial" w:cs="Arial"/>
            <w:i/>
            <w:iCs/>
            <w:color w:val="222222"/>
            <w:shd w:val="clear" w:color="auto" w:fill="FFFFFF"/>
          </w:rPr>
          <w:t>Journal of applied Ecology</w:t>
        </w:r>
        <w:r>
          <w:rPr>
            <w:rFonts w:ascii="Arial" w:hAnsi="Arial" w:cs="Arial"/>
            <w:color w:val="222222"/>
            <w:shd w:val="clear" w:color="auto" w:fill="FFFFFF"/>
          </w:rPr>
          <w:t>, </w:t>
        </w:r>
        <w:r>
          <w:rPr>
            <w:rFonts w:ascii="Arial" w:hAnsi="Arial" w:cs="Arial"/>
            <w:i/>
            <w:iCs/>
            <w:color w:val="222222"/>
            <w:shd w:val="clear" w:color="auto" w:fill="FFFFFF"/>
          </w:rPr>
          <w:t>42</w:t>
        </w:r>
        <w:r>
          <w:rPr>
            <w:rFonts w:ascii="Arial" w:hAnsi="Arial" w:cs="Arial"/>
            <w:color w:val="222222"/>
            <w:shd w:val="clear" w:color="auto" w:fill="FFFFFF"/>
          </w:rPr>
          <w:t>(6), 1105-1114.</w:t>
        </w:r>
      </w:ins>
    </w:p>
    <w:p w14:paraId="77C6E663" w14:textId="55C85416" w:rsidR="006D4BD8" w:rsidRPr="007E2610" w:rsidRDefault="006D4BD8" w:rsidP="007E2610">
      <w:pPr>
        <w:pStyle w:val="CommentText"/>
        <w:rPr>
          <w:rFonts w:ascii="Arial" w:hAnsi="Arial" w:cs="Arial"/>
          <w:b/>
          <w:color w:val="222222"/>
          <w:shd w:val="clear" w:color="auto" w:fill="FFFFFF"/>
        </w:rPr>
      </w:pPr>
      <w:ins w:id="810" w:author="Fidino, Mason" w:date="2019-03-05T13:31:00Z">
        <w:r>
          <w:rPr>
            <w:rFonts w:ascii="Arial" w:hAnsi="Arial" w:cs="Arial"/>
            <w:color w:val="222222"/>
            <w:shd w:val="clear" w:color="auto" w:fill="FFFFFF"/>
          </w:rPr>
          <w:t xml:space="preserve">McCarthy, M. A., Moore, J. L., Morris, W. K., Parris, K. M., Garrard, G. E., </w:t>
        </w:r>
        <w:proofErr w:type="spellStart"/>
        <w:r>
          <w:rPr>
            <w:rFonts w:ascii="Arial" w:hAnsi="Arial" w:cs="Arial"/>
            <w:color w:val="222222"/>
            <w:shd w:val="clear" w:color="auto" w:fill="FFFFFF"/>
          </w:rPr>
          <w:t>Vesk</w:t>
        </w:r>
        <w:proofErr w:type="spellEnd"/>
        <w:r>
          <w:rPr>
            <w:rFonts w:ascii="Arial" w:hAnsi="Arial" w:cs="Arial"/>
            <w:color w:val="222222"/>
            <w:shd w:val="clear" w:color="auto" w:fill="FFFFFF"/>
          </w:rPr>
          <w:t>, P. A., ... &amp; Friend, T. (2013). The influence of abundance on detectability. </w:t>
        </w:r>
        <w:r>
          <w:rPr>
            <w:rFonts w:ascii="Arial" w:hAnsi="Arial" w:cs="Arial"/>
            <w:i/>
            <w:iCs/>
            <w:color w:val="222222"/>
            <w:shd w:val="clear" w:color="auto" w:fill="FFFFFF"/>
          </w:rPr>
          <w:t>Oikos</w:t>
        </w:r>
        <w:r>
          <w:rPr>
            <w:rFonts w:ascii="Arial" w:hAnsi="Arial" w:cs="Arial"/>
            <w:color w:val="222222"/>
            <w:shd w:val="clear" w:color="auto" w:fill="FFFFFF"/>
          </w:rPr>
          <w:t>, </w:t>
        </w:r>
        <w:r>
          <w:rPr>
            <w:rFonts w:ascii="Arial" w:hAnsi="Arial" w:cs="Arial"/>
            <w:i/>
            <w:iCs/>
            <w:color w:val="222222"/>
            <w:shd w:val="clear" w:color="auto" w:fill="FFFFFF"/>
          </w:rPr>
          <w:t>122</w:t>
        </w:r>
        <w:r>
          <w:rPr>
            <w:rFonts w:ascii="Arial" w:hAnsi="Arial" w:cs="Arial"/>
            <w:color w:val="222222"/>
            <w:shd w:val="clear" w:color="auto" w:fill="FFFFFF"/>
          </w:rPr>
          <w:t>(5), 717-726.</w:t>
        </w:r>
      </w:ins>
    </w:p>
    <w:p w14:paraId="681D6A94" w14:textId="16951635" w:rsidR="007E2610" w:rsidRDefault="007E2610" w:rsidP="007E2610">
      <w:pPr>
        <w:pStyle w:val="CommentText"/>
        <w:rPr>
          <w:ins w:id="811" w:author="Fidino, Mason [2]" w:date="2019-03-11T11:28:00Z"/>
          <w:rFonts w:ascii="Arial" w:hAnsi="Arial" w:cs="Arial"/>
          <w:color w:val="222222"/>
          <w:shd w:val="clear" w:color="auto" w:fill="FFFFFF"/>
        </w:rPr>
      </w:pPr>
      <w:r>
        <w:rPr>
          <w:rFonts w:ascii="Arial" w:hAnsi="Arial" w:cs="Arial"/>
          <w:color w:val="222222"/>
          <w:shd w:val="clear" w:color="auto" w:fill="FFFFFF"/>
        </w:rPr>
        <w:t xml:space="preserve">O'Connell, A. F., Nichols, J. D., &amp; </w:t>
      </w:r>
      <w:proofErr w:type="spellStart"/>
      <w:r>
        <w:rPr>
          <w:rFonts w:ascii="Arial" w:hAnsi="Arial" w:cs="Arial"/>
          <w:color w:val="222222"/>
          <w:shd w:val="clear" w:color="auto" w:fill="FFFFFF"/>
        </w:rPr>
        <w:t>Karanth</w:t>
      </w:r>
      <w:proofErr w:type="spellEnd"/>
      <w:r>
        <w:rPr>
          <w:rFonts w:ascii="Arial" w:hAnsi="Arial" w:cs="Arial"/>
          <w:color w:val="222222"/>
          <w:shd w:val="clear" w:color="auto" w:fill="FFFFFF"/>
        </w:rPr>
        <w:t>, K. U. (Eds.). (2010). </w:t>
      </w:r>
      <w:r>
        <w:rPr>
          <w:rFonts w:ascii="Arial" w:hAnsi="Arial" w:cs="Arial"/>
          <w:i/>
          <w:iCs/>
          <w:color w:val="222222"/>
          <w:shd w:val="clear" w:color="auto" w:fill="FFFFFF"/>
        </w:rPr>
        <w:t>Camera traps in animal ecology: methods and analyses</w:t>
      </w:r>
      <w:r>
        <w:rPr>
          <w:rFonts w:ascii="Arial" w:hAnsi="Arial" w:cs="Arial"/>
          <w:color w:val="222222"/>
          <w:shd w:val="clear" w:color="auto" w:fill="FFFFFF"/>
        </w:rPr>
        <w:t>. Springer Science &amp; Business Media.</w:t>
      </w:r>
    </w:p>
    <w:p w14:paraId="5BC68358" w14:textId="77777777" w:rsidR="00AF466D" w:rsidRDefault="00AF466D" w:rsidP="00AF466D">
      <w:pPr>
        <w:rPr>
          <w:ins w:id="812" w:author="Fidino, Mason [2]" w:date="2019-03-11T11:28:00Z"/>
        </w:rPr>
      </w:pPr>
      <w:ins w:id="813" w:author="Fidino, Mason [2]" w:date="2019-03-11T11:28:00Z">
        <w:r>
          <w:rPr>
            <w:rFonts w:ascii="Arial" w:hAnsi="Arial" w:cs="Arial"/>
            <w:color w:val="222222"/>
            <w:sz w:val="20"/>
            <w:szCs w:val="20"/>
            <w:shd w:val="clear" w:color="auto" w:fill="FFFFFF"/>
          </w:rPr>
          <w:t xml:space="preserve">Otto, C. R., Bailey, L. L., &amp; </w:t>
        </w:r>
        <w:proofErr w:type="spellStart"/>
        <w:r>
          <w:rPr>
            <w:rFonts w:ascii="Arial" w:hAnsi="Arial" w:cs="Arial"/>
            <w:color w:val="222222"/>
            <w:sz w:val="20"/>
            <w:szCs w:val="20"/>
            <w:shd w:val="clear" w:color="auto" w:fill="FFFFFF"/>
          </w:rPr>
          <w:t>Roloff</w:t>
        </w:r>
        <w:proofErr w:type="spellEnd"/>
        <w:r>
          <w:rPr>
            <w:rFonts w:ascii="Arial" w:hAnsi="Arial" w:cs="Arial"/>
            <w:color w:val="222222"/>
            <w:sz w:val="20"/>
            <w:szCs w:val="20"/>
            <w:shd w:val="clear" w:color="auto" w:fill="FFFFFF"/>
          </w:rPr>
          <w:t>, G. J. (2013). Improving species occupancy estimation when sampling violates the closure assumption. </w:t>
        </w:r>
        <w:proofErr w:type="spellStart"/>
        <w:r>
          <w:rPr>
            <w:rFonts w:ascii="Arial" w:hAnsi="Arial" w:cs="Arial"/>
            <w:i/>
            <w:iCs/>
            <w:color w:val="222222"/>
            <w:sz w:val="20"/>
            <w:szCs w:val="20"/>
            <w:shd w:val="clear" w:color="auto" w:fill="FFFFFF"/>
          </w:rPr>
          <w:t>Ecography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(12), 1299-1309.</w:t>
        </w:r>
      </w:ins>
    </w:p>
    <w:p w14:paraId="7081AFB1" w14:textId="77777777" w:rsidR="00AF466D" w:rsidRDefault="00AF466D" w:rsidP="007E2610">
      <w:pPr>
        <w:pStyle w:val="CommentText"/>
        <w:rPr>
          <w:rFonts w:ascii="Arial" w:hAnsi="Arial" w:cs="Arial"/>
          <w:color w:val="222222"/>
          <w:shd w:val="clear" w:color="auto" w:fill="FFFFFF"/>
        </w:rPr>
      </w:pPr>
    </w:p>
    <w:p w14:paraId="4B8E9119" w14:textId="614278A1" w:rsidR="007E2610" w:rsidRDefault="007E2610" w:rsidP="007E2610">
      <w:pPr>
        <w:pStyle w:val="CommentText"/>
      </w:pPr>
      <w:r>
        <w:t xml:space="preserve">Plummer M (2003). “JAGS: A Program for Analysis of Bayesian Graphical Models Using Gibbs Sampling.” In K </w:t>
      </w:r>
      <w:proofErr w:type="spellStart"/>
      <w:r>
        <w:t>Hornik</w:t>
      </w:r>
      <w:proofErr w:type="spellEnd"/>
      <w:r>
        <w:t xml:space="preserve">, F </w:t>
      </w:r>
      <w:proofErr w:type="spellStart"/>
      <w:r>
        <w:t>Leisch</w:t>
      </w:r>
      <w:proofErr w:type="spellEnd"/>
      <w:r>
        <w:t xml:space="preserve">, A </w:t>
      </w:r>
      <w:proofErr w:type="spellStart"/>
      <w:r>
        <w:t>Zeileis</w:t>
      </w:r>
      <w:proofErr w:type="spellEnd"/>
      <w:r>
        <w:t xml:space="preserve"> (eds.), Proceedings of the 3rd International Workshop on Distributed Statistical Computing (DSC 2003). March 20–22, Vienna, Austria, URL https://www.R-project.org/conferences/DSC-2003/ Proceedings/Plummer.pdf.</w:t>
      </w:r>
    </w:p>
    <w:p w14:paraId="381A2B82" w14:textId="7DD2143F" w:rsidR="007E2610" w:rsidRDefault="007E2610" w:rsidP="007E261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Hofmeester</w:t>
      </w:r>
      <w:proofErr w:type="spellEnd"/>
      <w:r>
        <w:rPr>
          <w:rFonts w:ascii="Arial" w:hAnsi="Arial" w:cs="Arial"/>
          <w:color w:val="222222"/>
          <w:sz w:val="20"/>
          <w:szCs w:val="20"/>
          <w:shd w:val="clear" w:color="auto" w:fill="FFFFFF"/>
        </w:rPr>
        <w:t xml:space="preserve">, T. R., </w:t>
      </w:r>
      <w:proofErr w:type="spellStart"/>
      <w:r>
        <w:rPr>
          <w:rFonts w:ascii="Arial" w:hAnsi="Arial" w:cs="Arial"/>
          <w:color w:val="222222"/>
          <w:sz w:val="20"/>
          <w:szCs w:val="20"/>
          <w:shd w:val="clear" w:color="auto" w:fill="FFFFFF"/>
        </w:rPr>
        <w:t>Cromsigt</w:t>
      </w:r>
      <w:proofErr w:type="spellEnd"/>
      <w:r>
        <w:rPr>
          <w:rFonts w:ascii="Arial" w:hAnsi="Arial" w:cs="Arial"/>
          <w:color w:val="222222"/>
          <w:sz w:val="20"/>
          <w:szCs w:val="20"/>
          <w:shd w:val="clear" w:color="auto" w:fill="FFFFFF"/>
        </w:rPr>
        <w:t xml:space="preserve">, J. P., </w:t>
      </w:r>
      <w:proofErr w:type="spellStart"/>
      <w:r>
        <w:rPr>
          <w:rFonts w:ascii="Arial" w:hAnsi="Arial" w:cs="Arial"/>
          <w:color w:val="222222"/>
          <w:sz w:val="20"/>
          <w:szCs w:val="20"/>
          <w:shd w:val="clear" w:color="auto" w:fill="FFFFFF"/>
        </w:rPr>
        <w:t>Odden</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Andrén</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Kindberg</w:t>
      </w:r>
      <w:proofErr w:type="spellEnd"/>
      <w:r>
        <w:rPr>
          <w:rFonts w:ascii="Arial" w:hAnsi="Arial" w:cs="Arial"/>
          <w:color w:val="222222"/>
          <w:sz w:val="20"/>
          <w:szCs w:val="20"/>
          <w:shd w:val="clear" w:color="auto" w:fill="FFFFFF"/>
        </w:rPr>
        <w:t>, J., &amp; Linnell, J. D. (2019). Framing pictures: A conceptual framework to identify and correct for biases in detection probability of camera traps enabling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species comparison.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w:t>
      </w:r>
    </w:p>
    <w:p w14:paraId="7F5FA49A" w14:textId="2821F54D" w:rsidR="007E2610" w:rsidRDefault="007E2610" w:rsidP="007E2610">
      <w:pPr>
        <w:rPr>
          <w:ins w:id="814" w:author="Fidino, Mason [2]" w:date="2019-03-11T11:13:00Z"/>
          <w:rFonts w:ascii="Arial" w:hAnsi="Arial" w:cs="Arial"/>
          <w:color w:val="222222"/>
          <w:sz w:val="20"/>
          <w:szCs w:val="20"/>
          <w:shd w:val="clear" w:color="auto" w:fill="FFFFFF"/>
        </w:rPr>
      </w:pPr>
      <w:r>
        <w:rPr>
          <w:rFonts w:ascii="Arial" w:hAnsi="Arial" w:cs="Arial"/>
          <w:color w:val="222222"/>
          <w:sz w:val="20"/>
          <w:szCs w:val="20"/>
          <w:shd w:val="clear" w:color="auto" w:fill="FFFFFF"/>
        </w:rPr>
        <w:t>R Core Team. (201</w:t>
      </w:r>
      <w:r>
        <w:rPr>
          <w:rFonts w:ascii="Arial" w:hAnsi="Arial" w:cs="Arial"/>
          <w:color w:val="222222"/>
          <w:shd w:val="clear" w:color="auto" w:fill="FFFFFF"/>
        </w:rPr>
        <w:t>8</w:t>
      </w:r>
      <w:r>
        <w:rPr>
          <w:rFonts w:ascii="Arial" w:hAnsi="Arial" w:cs="Arial"/>
          <w:color w:val="222222"/>
          <w:sz w:val="20"/>
          <w:szCs w:val="20"/>
          <w:shd w:val="clear" w:color="auto" w:fill="FFFFFF"/>
        </w:rPr>
        <w:t>). R: A language and environment for statistical computing.</w:t>
      </w:r>
    </w:p>
    <w:p w14:paraId="6E19132A" w14:textId="77777777" w:rsidR="001B45E4" w:rsidRPr="001B45E4" w:rsidRDefault="001B45E4" w:rsidP="001B45E4">
      <w:pPr>
        <w:rPr>
          <w:ins w:id="815" w:author="Fidino, Mason [2]" w:date="2019-03-11T11:13:00Z"/>
        </w:rPr>
      </w:pPr>
      <w:ins w:id="816" w:author="Fidino, Mason [2]" w:date="2019-03-11T11:13:00Z">
        <w:r w:rsidRPr="001B45E4">
          <w:rPr>
            <w:rFonts w:ascii="Arial" w:hAnsi="Arial" w:cs="Arial"/>
            <w:color w:val="222222"/>
            <w:sz w:val="20"/>
            <w:szCs w:val="20"/>
            <w:shd w:val="clear" w:color="auto" w:fill="FFFFFF"/>
          </w:rPr>
          <w:t xml:space="preserve">Rota, C. T., Fletcher Jr, R. J., </w:t>
        </w:r>
        <w:proofErr w:type="spellStart"/>
        <w:r w:rsidRPr="001B45E4">
          <w:rPr>
            <w:rFonts w:ascii="Arial" w:hAnsi="Arial" w:cs="Arial"/>
            <w:color w:val="222222"/>
            <w:sz w:val="20"/>
            <w:szCs w:val="20"/>
            <w:shd w:val="clear" w:color="auto" w:fill="FFFFFF"/>
          </w:rPr>
          <w:t>Dorazio</w:t>
        </w:r>
        <w:proofErr w:type="spellEnd"/>
        <w:r w:rsidRPr="001B45E4">
          <w:rPr>
            <w:rFonts w:ascii="Arial" w:hAnsi="Arial" w:cs="Arial"/>
            <w:color w:val="222222"/>
            <w:sz w:val="20"/>
            <w:szCs w:val="20"/>
            <w:shd w:val="clear" w:color="auto" w:fill="FFFFFF"/>
          </w:rPr>
          <w:t>, R. M., &amp; Betts, M. G. (2009). Occupancy estimation and the closure assumption. </w:t>
        </w:r>
        <w:r w:rsidRPr="001B45E4">
          <w:rPr>
            <w:rFonts w:ascii="Arial" w:hAnsi="Arial" w:cs="Arial"/>
            <w:i/>
            <w:iCs/>
            <w:color w:val="222222"/>
            <w:sz w:val="20"/>
            <w:szCs w:val="20"/>
            <w:shd w:val="clear" w:color="auto" w:fill="FFFFFF"/>
          </w:rPr>
          <w:t>Journal of Applied Ecology</w:t>
        </w:r>
        <w:r w:rsidRPr="001B45E4">
          <w:rPr>
            <w:rFonts w:ascii="Arial" w:hAnsi="Arial" w:cs="Arial"/>
            <w:color w:val="222222"/>
            <w:sz w:val="20"/>
            <w:szCs w:val="20"/>
            <w:shd w:val="clear" w:color="auto" w:fill="FFFFFF"/>
          </w:rPr>
          <w:t>, </w:t>
        </w:r>
        <w:r w:rsidRPr="001B45E4">
          <w:rPr>
            <w:rFonts w:ascii="Arial" w:hAnsi="Arial" w:cs="Arial"/>
            <w:i/>
            <w:iCs/>
            <w:color w:val="222222"/>
            <w:sz w:val="20"/>
            <w:szCs w:val="20"/>
            <w:shd w:val="clear" w:color="auto" w:fill="FFFFFF"/>
          </w:rPr>
          <w:t>46</w:t>
        </w:r>
        <w:r w:rsidRPr="001B45E4">
          <w:rPr>
            <w:rFonts w:ascii="Arial" w:hAnsi="Arial" w:cs="Arial"/>
            <w:color w:val="222222"/>
            <w:sz w:val="20"/>
            <w:szCs w:val="20"/>
            <w:shd w:val="clear" w:color="auto" w:fill="FFFFFF"/>
          </w:rPr>
          <w:t>(6), 1173-1181.</w:t>
        </w:r>
      </w:ins>
    </w:p>
    <w:p w14:paraId="39CC535B" w14:textId="77777777" w:rsidR="001B45E4" w:rsidRDefault="001B45E4" w:rsidP="007E2610">
      <w:pPr>
        <w:rPr>
          <w:ins w:id="817" w:author="Fidino, Mason" w:date="2019-03-05T13:49:00Z"/>
          <w:rFonts w:ascii="Arial" w:hAnsi="Arial" w:cs="Arial"/>
          <w:color w:val="222222"/>
          <w:sz w:val="20"/>
          <w:szCs w:val="20"/>
          <w:shd w:val="clear" w:color="auto" w:fill="FFFFFF"/>
        </w:rPr>
      </w:pPr>
    </w:p>
    <w:p w14:paraId="732BE493" w14:textId="54C1120E" w:rsidR="00B84718" w:rsidRDefault="00B84718" w:rsidP="007E2610">
      <w:pPr>
        <w:rPr>
          <w:ins w:id="818" w:author="Fidino, Mason [2]" w:date="2019-03-11T12:02:00Z"/>
          <w:rFonts w:ascii="Arial" w:hAnsi="Arial" w:cs="Arial"/>
          <w:color w:val="222222"/>
          <w:sz w:val="20"/>
          <w:szCs w:val="20"/>
          <w:shd w:val="clear" w:color="auto" w:fill="FFFFFF"/>
        </w:rPr>
      </w:pPr>
      <w:ins w:id="819" w:author="Fidino, Mason" w:date="2019-03-05T13:49:00Z">
        <w:r>
          <w:rPr>
            <w:rFonts w:ascii="Arial" w:hAnsi="Arial" w:cs="Arial"/>
            <w:color w:val="222222"/>
            <w:sz w:val="20"/>
            <w:szCs w:val="20"/>
            <w:shd w:val="clear" w:color="auto" w:fill="FFFFFF"/>
          </w:rPr>
          <w:t>Shannon, G., Lewis, J. S., &amp; Gerber, B. D. (2014). Recommended survey designs for occupancy modelling using motion-activated cameras: insights from empirical wildlife data. </w:t>
        </w:r>
        <w:proofErr w:type="spellStart"/>
        <w:r>
          <w:rPr>
            <w:rFonts w:ascii="Arial" w:hAnsi="Arial" w:cs="Arial"/>
            <w:i/>
            <w:iCs/>
            <w:color w:val="222222"/>
            <w:sz w:val="20"/>
            <w:szCs w:val="20"/>
            <w:shd w:val="clear" w:color="auto" w:fill="FFFFFF"/>
          </w:rPr>
          <w:t>PeerJ</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 e532.</w:t>
        </w:r>
      </w:ins>
    </w:p>
    <w:p w14:paraId="0DDE7789" w14:textId="2A9C6B15" w:rsidR="000B1586" w:rsidRDefault="000B1586" w:rsidP="007E2610">
      <w:pPr>
        <w:rPr>
          <w:ins w:id="820" w:author="Fidino, Mason [2]" w:date="2019-03-11T12:02:00Z"/>
          <w:rFonts w:ascii="Arial" w:hAnsi="Arial" w:cs="Arial"/>
          <w:color w:val="222222"/>
          <w:sz w:val="20"/>
          <w:szCs w:val="20"/>
          <w:shd w:val="clear" w:color="auto" w:fill="FFFFFF"/>
        </w:rPr>
      </w:pPr>
    </w:p>
    <w:p w14:paraId="27A3AC09" w14:textId="77777777" w:rsidR="000B1586" w:rsidRDefault="000B1586" w:rsidP="000B1586">
      <w:pPr>
        <w:rPr>
          <w:ins w:id="821" w:author="Fidino, Mason [2]" w:date="2019-03-11T12:02:00Z"/>
        </w:rPr>
      </w:pPr>
      <w:proofErr w:type="spellStart"/>
      <w:ins w:id="822" w:author="Fidino, Mason [2]" w:date="2019-03-11T12:02:00Z">
        <w:r>
          <w:rPr>
            <w:rFonts w:ascii="Arial" w:hAnsi="Arial" w:cs="Arial"/>
            <w:color w:val="222222"/>
            <w:sz w:val="20"/>
            <w:szCs w:val="20"/>
            <w:shd w:val="clear" w:color="auto" w:fill="FFFFFF"/>
          </w:rPr>
          <w:t>Stokeld</w:t>
        </w:r>
        <w:proofErr w:type="spellEnd"/>
        <w:r>
          <w:rPr>
            <w:rFonts w:ascii="Arial" w:hAnsi="Arial" w:cs="Arial"/>
            <w:color w:val="222222"/>
            <w:sz w:val="20"/>
            <w:szCs w:val="20"/>
            <w:shd w:val="clear" w:color="auto" w:fill="FFFFFF"/>
          </w:rPr>
          <w:t xml:space="preserve">, D., Frank, A. S., Hill, B., Choy, J. L., </w:t>
        </w:r>
        <w:proofErr w:type="spellStart"/>
        <w:r>
          <w:rPr>
            <w:rFonts w:ascii="Arial" w:hAnsi="Arial" w:cs="Arial"/>
            <w:color w:val="222222"/>
            <w:sz w:val="20"/>
            <w:szCs w:val="20"/>
            <w:shd w:val="clear" w:color="auto" w:fill="FFFFFF"/>
          </w:rPr>
          <w:t>Mahney</w:t>
        </w:r>
        <w:proofErr w:type="spellEnd"/>
        <w:r>
          <w:rPr>
            <w:rFonts w:ascii="Arial" w:hAnsi="Arial" w:cs="Arial"/>
            <w:color w:val="222222"/>
            <w:sz w:val="20"/>
            <w:szCs w:val="20"/>
            <w:shd w:val="clear" w:color="auto" w:fill="FFFFFF"/>
          </w:rPr>
          <w:t>, T., Stevens, A., ... &amp; Gillespie, G. R. (2016). Multiple cameras required to reliably detect feral cats in northern Australian tropical savanna: an evaluation of sampling design when using camera traps. </w:t>
        </w:r>
        <w:r>
          <w:rPr>
            <w:rFonts w:ascii="Arial" w:hAnsi="Arial" w:cs="Arial"/>
            <w:i/>
            <w:iCs/>
            <w:color w:val="222222"/>
            <w:sz w:val="20"/>
            <w:szCs w:val="20"/>
            <w:shd w:val="clear" w:color="auto" w:fill="FFFFFF"/>
          </w:rPr>
          <w:t>Wildlife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42</w:t>
        </w:r>
        <w:r>
          <w:rPr>
            <w:rFonts w:ascii="Arial" w:hAnsi="Arial" w:cs="Arial"/>
            <w:color w:val="222222"/>
            <w:sz w:val="20"/>
            <w:szCs w:val="20"/>
            <w:shd w:val="clear" w:color="auto" w:fill="FFFFFF"/>
          </w:rPr>
          <w:t>(8), 642-649.</w:t>
        </w:r>
      </w:ins>
    </w:p>
    <w:p w14:paraId="4DC4D3D4" w14:textId="77777777" w:rsidR="000B1586" w:rsidRPr="007E2610" w:rsidRDefault="000B1586" w:rsidP="007E2610"/>
    <w:sectPr w:rsidR="000B1586" w:rsidRPr="007E26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idino, Mason" w:date="2019-02-21T16:13:00Z" w:initials="FM">
    <w:p w14:paraId="48ACC116" w14:textId="638815F0" w:rsidR="00A87CEC" w:rsidRDefault="00A87CEC">
      <w:pPr>
        <w:pStyle w:val="CommentText"/>
      </w:pPr>
      <w:r>
        <w:rPr>
          <w:rStyle w:val="CommentReference"/>
        </w:rPr>
        <w:annotationRef/>
      </w:r>
      <w:r>
        <w:t>Best one so far?</w:t>
      </w:r>
    </w:p>
  </w:comment>
  <w:comment w:id="6" w:author="Fidino, Mason" w:date="2019-02-07T08:38:00Z" w:initials="FM">
    <w:p w14:paraId="3D4D02C5" w14:textId="3D8113B0" w:rsidR="00532833" w:rsidRDefault="00532833">
      <w:pPr>
        <w:pStyle w:val="CommentText"/>
      </w:pPr>
      <w:r>
        <w:rPr>
          <w:rStyle w:val="CommentReference"/>
        </w:rPr>
        <w:annotationRef/>
      </w:r>
      <w:r>
        <w:t xml:space="preserve">Should we just jump straight to “olfactory lures”? </w:t>
      </w:r>
    </w:p>
  </w:comment>
  <w:comment w:id="60" w:author="Fidino, Mason" w:date="2019-03-04T15:37:00Z" w:initials="FM">
    <w:p w14:paraId="236FBB8E" w14:textId="6C0B7A39" w:rsidR="00647CB9" w:rsidRDefault="00647CB9">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647CB9" w:rsidRDefault="00647CB9">
      <w:pPr>
        <w:pStyle w:val="CommentText"/>
      </w:pPr>
    </w:p>
    <w:p w14:paraId="20FBCAA9" w14:textId="77777777" w:rsidR="00647CB9" w:rsidRDefault="00647CB9">
      <w:pPr>
        <w:pStyle w:val="CommentText"/>
      </w:pPr>
      <w:r>
        <w:t>Best one thus far:</w:t>
      </w:r>
    </w:p>
    <w:p w14:paraId="1D233FC6" w14:textId="1282272B" w:rsidR="00647CB9" w:rsidRDefault="00647CB9">
      <w:pPr>
        <w:pStyle w:val="CommentText"/>
      </w:pPr>
    </w:p>
    <w:p w14:paraId="262547C8" w14:textId="01CA9148" w:rsidR="00EA2FA2" w:rsidRDefault="00EA2FA2">
      <w:pPr>
        <w:pStyle w:val="CommentText"/>
      </w:pPr>
      <w:r>
        <w:t>“If this is the case, it would be important to assess the effect of lure on wildlife communities in multiple ways.”</w:t>
      </w:r>
    </w:p>
    <w:p w14:paraId="0F858828" w14:textId="60F54EBC" w:rsidR="00647CB9" w:rsidRDefault="00647CB9">
      <w:pPr>
        <w:pStyle w:val="CommentText"/>
      </w:pPr>
    </w:p>
  </w:comment>
  <w:comment w:id="84" w:author="Fidino, Mason" w:date="2019-03-05T09:39:00Z" w:initials="FM">
    <w:p w14:paraId="027F1657" w14:textId="15127F27" w:rsidR="00DD13EE" w:rsidRDefault="00642354">
      <w:pPr>
        <w:pStyle w:val="CommentText"/>
      </w:pPr>
      <w:r>
        <w:rPr>
          <w:rStyle w:val="CommentReference"/>
        </w:rPr>
        <w:annotationRef/>
      </w:r>
      <w:r>
        <w:t>Do we need a sentence or two below these questions to wrap up the intro, or are we good as is?</w:t>
      </w:r>
    </w:p>
  </w:comment>
  <w:comment w:id="292" w:author="Fidino, Mason" w:date="2019-02-21T15:24:00Z" w:initials="FM">
    <w:p w14:paraId="4DF1213E" w14:textId="7E597BD2" w:rsidR="003B697F" w:rsidRDefault="003B697F">
      <w:pPr>
        <w:pStyle w:val="CommentText"/>
      </w:pPr>
      <w:r>
        <w:rPr>
          <w:rStyle w:val="CommentReference"/>
        </w:rPr>
        <w:annotationRef/>
      </w:r>
      <w:r>
        <w:t>Do we also want to include photos of what they looked like in supplemental material?</w:t>
      </w:r>
    </w:p>
  </w:comment>
  <w:comment w:id="363" w:author="Mason Fidino" w:date="2019-01-28T15:36:00Z" w:initials="MF">
    <w:p w14:paraId="40570327" w14:textId="4A28D860" w:rsidR="00A74B9B" w:rsidRDefault="00A74B9B">
      <w:pPr>
        <w:pStyle w:val="CommentText"/>
      </w:pPr>
      <w:r>
        <w:rPr>
          <w:rStyle w:val="CommentReference"/>
        </w:rPr>
        <w:annotationRef/>
      </w:r>
      <w:r>
        <w:t>I’m thinking we probably don’t need all of the equations.</w:t>
      </w:r>
    </w:p>
  </w:comment>
  <w:comment w:id="377" w:author="Fidino, Mason" w:date="2019-02-11T13:30:00Z" w:initials="FM">
    <w:p w14:paraId="1967E5FB" w14:textId="19937D25" w:rsidR="00EF74FF" w:rsidRDefault="00EF74FF">
      <w:pPr>
        <w:pStyle w:val="CommentText"/>
      </w:pPr>
      <w:r>
        <w:rPr>
          <w:rStyle w:val="CommentReference"/>
        </w:rPr>
        <w:annotationRef/>
      </w:r>
      <w:r>
        <w:t>TO DO: when we finish the intro we will want to drop off any scientific names here of species we bring earlier.</w:t>
      </w:r>
    </w:p>
  </w:comment>
  <w:comment w:id="384" w:author="Fidino, Mason" w:date="2019-02-11T13:33:00Z" w:initials="FM">
    <w:p w14:paraId="22F859CE" w14:textId="48A56A42" w:rsidR="00EF74FF" w:rsidRDefault="00EF74FF">
      <w:pPr>
        <w:pStyle w:val="CommentText"/>
      </w:pPr>
      <w:r>
        <w:rPr>
          <w:rStyle w:val="CommentReference"/>
        </w:rPr>
        <w:annotationRef/>
      </w:r>
      <w:r>
        <w:t>Do we want the axis label on the left to say “Daily detection probability without lure”</w:t>
      </w:r>
      <w:r w:rsidR="008C0569">
        <w:t>?</w:t>
      </w:r>
    </w:p>
  </w:comment>
  <w:comment w:id="443" w:author="Fidino, Mason" w:date="2019-03-05T09:47:00Z" w:initials="FM">
    <w:p w14:paraId="17AEC2FC" w14:textId="77777777" w:rsidR="002E0FAA" w:rsidRDefault="002E0FAA">
      <w:pPr>
        <w:pStyle w:val="CommentText"/>
      </w:pPr>
      <w:r>
        <w:rPr>
          <w:rStyle w:val="CommentReference"/>
        </w:rPr>
        <w:annotationRef/>
      </w:r>
      <w:r>
        <w:t>Do we add another sentence knocking lure? Something to the effect of:</w:t>
      </w:r>
    </w:p>
    <w:p w14:paraId="56159DFF" w14:textId="77777777" w:rsidR="002E0FAA" w:rsidRDefault="002E0FAA">
      <w:pPr>
        <w:pStyle w:val="CommentText"/>
      </w:pPr>
    </w:p>
    <w:p w14:paraId="12FE54FC" w14:textId="2FD6B2BA" w:rsidR="002E0FAA" w:rsidRDefault="002E0FAA">
      <w:pPr>
        <w:pStyle w:val="CommentText"/>
      </w:pPr>
      <w:r>
        <w:t>“Given the placement of lure costs time and money, there is some expectation that it would provide an additional benefit in detecting species. We only saw this effect in slightly less than half of the species we included within this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ACC116" w15:done="0"/>
  <w15:commentEx w15:paraId="3D4D02C5" w15:done="0"/>
  <w15:commentEx w15:paraId="0F858828" w15:done="0"/>
  <w15:commentEx w15:paraId="027F1657" w15:done="0"/>
  <w15:commentEx w15:paraId="4DF1213E" w15:done="0"/>
  <w15:commentEx w15:paraId="40570327" w15:done="0"/>
  <w15:commentEx w15:paraId="1967E5FB" w15:done="0"/>
  <w15:commentEx w15:paraId="22F859CE" w15:done="0"/>
  <w15:commentEx w15:paraId="12FE5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ACC116" w16cid:durableId="20194CA0"/>
  <w16cid:commentId w16cid:paraId="3D4D02C5" w16cid:durableId="20066CF2"/>
  <w16cid:commentId w16cid:paraId="0F858828" w16cid:durableId="2027C4C2"/>
  <w16cid:commentId w16cid:paraId="027F1657" w16cid:durableId="2028C264"/>
  <w16cid:commentId w16cid:paraId="4DF1213E" w16cid:durableId="2019412E"/>
  <w16cid:commentId w16cid:paraId="40570327" w16cid:durableId="1FF99FE7"/>
  <w16cid:commentId w16cid:paraId="1967E5FB" w16cid:durableId="200BF785"/>
  <w16cid:commentId w16cid:paraId="22F859CE" w16cid:durableId="200BF80C"/>
  <w16cid:commentId w16cid:paraId="12FE54FC" w16cid:durableId="2028C4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Fidino, Mason [2]">
    <w15:presenceInfo w15:providerId="AD" w15:userId="S::mfidino@lpzoo.org::25d99e7c-47a8-4e5d-bd6c-7e79826230b0"/>
  </w15:person>
  <w15:person w15:author="Mason Fidino">
    <w15:presenceInfo w15:providerId="None" w15:userId="Mason Fid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25D80"/>
    <w:rsid w:val="00031CB4"/>
    <w:rsid w:val="00040C2A"/>
    <w:rsid w:val="00043B19"/>
    <w:rsid w:val="0006298E"/>
    <w:rsid w:val="00092318"/>
    <w:rsid w:val="000929E9"/>
    <w:rsid w:val="000B1586"/>
    <w:rsid w:val="000D1005"/>
    <w:rsid w:val="000D1A14"/>
    <w:rsid w:val="000E2712"/>
    <w:rsid w:val="000F348E"/>
    <w:rsid w:val="000F45B5"/>
    <w:rsid w:val="00100BEA"/>
    <w:rsid w:val="0010445F"/>
    <w:rsid w:val="00114623"/>
    <w:rsid w:val="0011744D"/>
    <w:rsid w:val="001231CB"/>
    <w:rsid w:val="00140693"/>
    <w:rsid w:val="00144C0D"/>
    <w:rsid w:val="001774F4"/>
    <w:rsid w:val="001935C7"/>
    <w:rsid w:val="001B45E4"/>
    <w:rsid w:val="001B4AF4"/>
    <w:rsid w:val="001C3028"/>
    <w:rsid w:val="001C7305"/>
    <w:rsid w:val="001E40EA"/>
    <w:rsid w:val="00201E90"/>
    <w:rsid w:val="00207389"/>
    <w:rsid w:val="00243982"/>
    <w:rsid w:val="0025400B"/>
    <w:rsid w:val="00287397"/>
    <w:rsid w:val="00296EDF"/>
    <w:rsid w:val="002B5204"/>
    <w:rsid w:val="002C2E6D"/>
    <w:rsid w:val="002D77F9"/>
    <w:rsid w:val="002E0FAA"/>
    <w:rsid w:val="002E40E1"/>
    <w:rsid w:val="002E4E9F"/>
    <w:rsid w:val="002F3E7A"/>
    <w:rsid w:val="00311EE7"/>
    <w:rsid w:val="00315DD2"/>
    <w:rsid w:val="00316A14"/>
    <w:rsid w:val="0032479E"/>
    <w:rsid w:val="0038015A"/>
    <w:rsid w:val="003B697F"/>
    <w:rsid w:val="003E22B8"/>
    <w:rsid w:val="00417246"/>
    <w:rsid w:val="0043046B"/>
    <w:rsid w:val="00433827"/>
    <w:rsid w:val="00434839"/>
    <w:rsid w:val="004365CF"/>
    <w:rsid w:val="00437396"/>
    <w:rsid w:val="00470091"/>
    <w:rsid w:val="004727A9"/>
    <w:rsid w:val="00476773"/>
    <w:rsid w:val="0047713F"/>
    <w:rsid w:val="00483C79"/>
    <w:rsid w:val="00486A2D"/>
    <w:rsid w:val="004B17B1"/>
    <w:rsid w:val="004B44AC"/>
    <w:rsid w:val="004E07C0"/>
    <w:rsid w:val="004F1005"/>
    <w:rsid w:val="00525DDD"/>
    <w:rsid w:val="00527C86"/>
    <w:rsid w:val="00532833"/>
    <w:rsid w:val="00535BA0"/>
    <w:rsid w:val="00545D82"/>
    <w:rsid w:val="00563E1D"/>
    <w:rsid w:val="0059160E"/>
    <w:rsid w:val="00592B4B"/>
    <w:rsid w:val="005A2A29"/>
    <w:rsid w:val="005A2D32"/>
    <w:rsid w:val="005A39C3"/>
    <w:rsid w:val="005C655C"/>
    <w:rsid w:val="005E79B2"/>
    <w:rsid w:val="005F785F"/>
    <w:rsid w:val="00600DD3"/>
    <w:rsid w:val="00617F51"/>
    <w:rsid w:val="00626FE7"/>
    <w:rsid w:val="0064046A"/>
    <w:rsid w:val="00642354"/>
    <w:rsid w:val="00642659"/>
    <w:rsid w:val="00647CB9"/>
    <w:rsid w:val="00647FA0"/>
    <w:rsid w:val="006532AB"/>
    <w:rsid w:val="0065496B"/>
    <w:rsid w:val="00660007"/>
    <w:rsid w:val="00670BE1"/>
    <w:rsid w:val="00690B1F"/>
    <w:rsid w:val="006A0A91"/>
    <w:rsid w:val="006B4D3E"/>
    <w:rsid w:val="006B648A"/>
    <w:rsid w:val="006D0D16"/>
    <w:rsid w:val="006D34B4"/>
    <w:rsid w:val="006D4BD8"/>
    <w:rsid w:val="006F46CC"/>
    <w:rsid w:val="006F7136"/>
    <w:rsid w:val="0070338D"/>
    <w:rsid w:val="007370D4"/>
    <w:rsid w:val="00743048"/>
    <w:rsid w:val="007440C6"/>
    <w:rsid w:val="00754044"/>
    <w:rsid w:val="00771693"/>
    <w:rsid w:val="00775B53"/>
    <w:rsid w:val="007874FD"/>
    <w:rsid w:val="007E2610"/>
    <w:rsid w:val="00815CF5"/>
    <w:rsid w:val="00835112"/>
    <w:rsid w:val="008577D7"/>
    <w:rsid w:val="008704AD"/>
    <w:rsid w:val="0087679E"/>
    <w:rsid w:val="00885498"/>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37428"/>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74B9B"/>
    <w:rsid w:val="00A87CEC"/>
    <w:rsid w:val="00A934C8"/>
    <w:rsid w:val="00A968D5"/>
    <w:rsid w:val="00AA2FF2"/>
    <w:rsid w:val="00AB7CD6"/>
    <w:rsid w:val="00AC5A6F"/>
    <w:rsid w:val="00AE16CC"/>
    <w:rsid w:val="00AF466D"/>
    <w:rsid w:val="00B0186C"/>
    <w:rsid w:val="00B046B3"/>
    <w:rsid w:val="00B071C7"/>
    <w:rsid w:val="00B12CDF"/>
    <w:rsid w:val="00B22BC8"/>
    <w:rsid w:val="00B56C84"/>
    <w:rsid w:val="00B75C6F"/>
    <w:rsid w:val="00B77408"/>
    <w:rsid w:val="00B84718"/>
    <w:rsid w:val="00B978A7"/>
    <w:rsid w:val="00B97975"/>
    <w:rsid w:val="00BB0170"/>
    <w:rsid w:val="00BB7F2C"/>
    <w:rsid w:val="00BC4A03"/>
    <w:rsid w:val="00BD5C4C"/>
    <w:rsid w:val="00C118F7"/>
    <w:rsid w:val="00C15C15"/>
    <w:rsid w:val="00C34D40"/>
    <w:rsid w:val="00C45F41"/>
    <w:rsid w:val="00C65A21"/>
    <w:rsid w:val="00C722DD"/>
    <w:rsid w:val="00C74936"/>
    <w:rsid w:val="00C845DB"/>
    <w:rsid w:val="00CA0015"/>
    <w:rsid w:val="00CC21AE"/>
    <w:rsid w:val="00CC430E"/>
    <w:rsid w:val="00CE109D"/>
    <w:rsid w:val="00CE1167"/>
    <w:rsid w:val="00CE58B5"/>
    <w:rsid w:val="00CF113D"/>
    <w:rsid w:val="00CF336C"/>
    <w:rsid w:val="00D213EB"/>
    <w:rsid w:val="00D43F2C"/>
    <w:rsid w:val="00D5316F"/>
    <w:rsid w:val="00D54733"/>
    <w:rsid w:val="00D54FEE"/>
    <w:rsid w:val="00D6471F"/>
    <w:rsid w:val="00D71F66"/>
    <w:rsid w:val="00D77DDE"/>
    <w:rsid w:val="00DA2842"/>
    <w:rsid w:val="00DA6400"/>
    <w:rsid w:val="00DB40A1"/>
    <w:rsid w:val="00DD13EE"/>
    <w:rsid w:val="00DF40E4"/>
    <w:rsid w:val="00E00DCA"/>
    <w:rsid w:val="00E02090"/>
    <w:rsid w:val="00E042E7"/>
    <w:rsid w:val="00E064F2"/>
    <w:rsid w:val="00E338BD"/>
    <w:rsid w:val="00E37F78"/>
    <w:rsid w:val="00E43A77"/>
    <w:rsid w:val="00E4578B"/>
    <w:rsid w:val="00E551DE"/>
    <w:rsid w:val="00E56BBF"/>
    <w:rsid w:val="00E604A9"/>
    <w:rsid w:val="00E6370F"/>
    <w:rsid w:val="00E63A05"/>
    <w:rsid w:val="00E8168D"/>
    <w:rsid w:val="00EA2FA2"/>
    <w:rsid w:val="00EB1F33"/>
    <w:rsid w:val="00EC38E8"/>
    <w:rsid w:val="00ED40CE"/>
    <w:rsid w:val="00ED5C34"/>
    <w:rsid w:val="00EF74FF"/>
    <w:rsid w:val="00F15E4B"/>
    <w:rsid w:val="00F2258B"/>
    <w:rsid w:val="00F33D83"/>
    <w:rsid w:val="00F45C09"/>
    <w:rsid w:val="00F72B42"/>
    <w:rsid w:val="00F766AF"/>
    <w:rsid w:val="00F778A5"/>
    <w:rsid w:val="00F875FD"/>
    <w:rsid w:val="00FA58D1"/>
    <w:rsid w:val="00FA6585"/>
    <w:rsid w:val="00FC04B1"/>
    <w:rsid w:val="00FD764D"/>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CE54-3AE6-124E-8882-911833223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11</Pages>
  <Words>4635</Words>
  <Characters>26423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10</cp:revision>
  <dcterms:created xsi:type="dcterms:W3CDTF">2019-03-04T21:32:00Z</dcterms:created>
  <dcterms:modified xsi:type="dcterms:W3CDTF">2019-03-11T20:41:00Z</dcterms:modified>
</cp:coreProperties>
</file>