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6FD281" w14:textId="5ECFD78A" w:rsidR="00A87CEC"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b/>
        </w:rPr>
        <w:t xml:space="preserve">Title: </w:t>
      </w:r>
      <w:bookmarkStart w:id="0" w:name="_Hlk2672467"/>
      <w:r w:rsidR="00A87CEC" w:rsidRPr="008F3316">
        <w:rPr>
          <w:rFonts w:asciiTheme="minorHAnsi" w:hAnsiTheme="minorHAnsi" w:cstheme="minorHAnsi"/>
        </w:rPr>
        <w:t xml:space="preserve">A </w:t>
      </w:r>
      <w:commentRangeStart w:id="1"/>
      <w:commentRangeStart w:id="2"/>
      <w:commentRangeStart w:id="3"/>
      <w:commentRangeStart w:id="4"/>
      <w:r w:rsidR="00BA013E" w:rsidRPr="008F3316">
        <w:rPr>
          <w:rFonts w:asciiTheme="minorHAnsi" w:hAnsiTheme="minorHAnsi" w:cstheme="minorHAnsi"/>
        </w:rPr>
        <w:t>tri-fold</w:t>
      </w:r>
      <w:r w:rsidR="00A87CEC" w:rsidRPr="008F3316">
        <w:rPr>
          <w:rFonts w:asciiTheme="minorHAnsi" w:hAnsiTheme="minorHAnsi" w:cstheme="minorHAnsi"/>
        </w:rPr>
        <w:t xml:space="preserve"> approach </w:t>
      </w:r>
      <w:commentRangeEnd w:id="1"/>
      <w:r w:rsidR="00071C22" w:rsidRPr="008F3316">
        <w:rPr>
          <w:rStyle w:val="CommentReference"/>
          <w:rFonts w:asciiTheme="minorHAnsi" w:eastAsiaTheme="minorHAnsi" w:hAnsiTheme="minorHAnsi" w:cstheme="minorHAnsi"/>
        </w:rPr>
        <w:commentReference w:id="1"/>
      </w:r>
      <w:commentRangeEnd w:id="2"/>
      <w:r w:rsidR="00636656">
        <w:rPr>
          <w:rStyle w:val="CommentReference"/>
          <w:rFonts w:asciiTheme="minorHAnsi" w:eastAsiaTheme="minorHAnsi" w:hAnsiTheme="minorHAnsi" w:cstheme="minorBidi"/>
        </w:rPr>
        <w:commentReference w:id="2"/>
      </w:r>
      <w:commentRangeEnd w:id="3"/>
      <w:r w:rsidR="00EA56C3">
        <w:rPr>
          <w:rStyle w:val="CommentReference"/>
          <w:rFonts w:asciiTheme="minorHAnsi" w:eastAsiaTheme="minorHAnsi" w:hAnsiTheme="minorHAnsi" w:cstheme="minorBidi"/>
        </w:rPr>
        <w:commentReference w:id="3"/>
      </w:r>
      <w:commentRangeEnd w:id="4"/>
      <w:r w:rsidR="004A42D6">
        <w:rPr>
          <w:rStyle w:val="CommentReference"/>
          <w:rFonts w:asciiTheme="minorHAnsi" w:eastAsiaTheme="minorHAnsi" w:hAnsiTheme="minorHAnsi" w:cstheme="minorBidi"/>
        </w:rPr>
        <w:commentReference w:id="4"/>
      </w:r>
      <w:r w:rsidR="00A87CEC" w:rsidRPr="008F3316">
        <w:rPr>
          <w:rFonts w:asciiTheme="minorHAnsi" w:hAnsiTheme="minorHAnsi" w:cstheme="minorHAnsi"/>
        </w:rPr>
        <w:t>to quantify the effect of a common olfactory lure on the detection probability of urban mammals</w:t>
      </w:r>
      <w:r w:rsidR="00642659" w:rsidRPr="008F3316">
        <w:rPr>
          <w:rFonts w:asciiTheme="minorHAnsi" w:hAnsiTheme="minorHAnsi" w:cstheme="minorHAnsi"/>
        </w:rPr>
        <w:t xml:space="preserve"> </w:t>
      </w:r>
      <w:r w:rsidR="00693F00" w:rsidRPr="008F3316">
        <w:rPr>
          <w:rFonts w:asciiTheme="minorHAnsi" w:hAnsiTheme="minorHAnsi" w:cstheme="minorHAnsi"/>
        </w:rPr>
        <w:t xml:space="preserve">while </w:t>
      </w:r>
      <w:r w:rsidR="00642659" w:rsidRPr="008F3316">
        <w:rPr>
          <w:rFonts w:asciiTheme="minorHAnsi" w:hAnsiTheme="minorHAnsi" w:cstheme="minorHAnsi"/>
        </w:rPr>
        <w:t>camera trapping</w:t>
      </w:r>
    </w:p>
    <w:p w14:paraId="6F5D1CE3" w14:textId="77777777" w:rsidR="004B0D0A" w:rsidRPr="008F3316" w:rsidRDefault="004B0D0A" w:rsidP="002633CF">
      <w:pPr>
        <w:suppressLineNumbers/>
        <w:contextualSpacing/>
        <w:rPr>
          <w:rFonts w:asciiTheme="minorHAnsi" w:hAnsiTheme="minorHAnsi" w:cstheme="minorHAnsi"/>
        </w:rPr>
      </w:pPr>
    </w:p>
    <w:bookmarkEnd w:id="0"/>
    <w:p w14:paraId="085D55D1" w14:textId="2F9D9EB9"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b/>
        </w:rPr>
        <w:t>Short title:</w:t>
      </w:r>
      <w:r w:rsidRPr="008F3316">
        <w:rPr>
          <w:rFonts w:asciiTheme="minorHAnsi" w:hAnsiTheme="minorHAnsi" w:cstheme="minorHAnsi"/>
        </w:rPr>
        <w:t xml:space="preserve"> </w:t>
      </w:r>
      <w:r w:rsidR="003337FB" w:rsidRPr="008F3316">
        <w:rPr>
          <w:rFonts w:asciiTheme="minorHAnsi" w:hAnsiTheme="minorHAnsi" w:cstheme="minorHAnsi"/>
        </w:rPr>
        <w:t xml:space="preserve">Effect of </w:t>
      </w:r>
      <w:r w:rsidRPr="008F3316">
        <w:rPr>
          <w:rFonts w:asciiTheme="minorHAnsi" w:hAnsiTheme="minorHAnsi" w:cstheme="minorHAnsi"/>
        </w:rPr>
        <w:t>lures on camera traps</w:t>
      </w:r>
    </w:p>
    <w:p w14:paraId="64B3282D" w14:textId="77777777" w:rsidR="004B0D0A" w:rsidRPr="008F3316" w:rsidRDefault="004B0D0A" w:rsidP="002633CF">
      <w:pPr>
        <w:suppressLineNumbers/>
        <w:contextualSpacing/>
        <w:rPr>
          <w:rFonts w:asciiTheme="minorHAnsi" w:hAnsiTheme="minorHAnsi" w:cstheme="minorHAnsi"/>
        </w:rPr>
      </w:pPr>
    </w:p>
    <w:p w14:paraId="39AC3F08" w14:textId="1B2B92DB" w:rsidR="0087679E" w:rsidRPr="008F3316" w:rsidRDefault="0087679E" w:rsidP="002633CF">
      <w:pPr>
        <w:suppressLineNumbers/>
        <w:contextualSpacing/>
        <w:rPr>
          <w:rFonts w:asciiTheme="minorHAnsi" w:hAnsiTheme="minorHAnsi" w:cstheme="minorHAnsi"/>
          <w:vertAlign w:val="superscript"/>
        </w:rPr>
      </w:pPr>
      <w:r w:rsidRPr="008F3316">
        <w:rPr>
          <w:rFonts w:asciiTheme="minorHAnsi" w:hAnsiTheme="minorHAnsi" w:cstheme="minorHAnsi"/>
          <w:b/>
        </w:rPr>
        <w:t>Authors:</w:t>
      </w:r>
      <w:r w:rsidRPr="008F3316">
        <w:rPr>
          <w:rFonts w:asciiTheme="minorHAnsi" w:hAnsiTheme="minorHAnsi" w:cstheme="minorHAnsi"/>
        </w:rPr>
        <w:t xml:space="preserve"> Mason Fidino</w:t>
      </w:r>
      <w:proofErr w:type="gramStart"/>
      <w:r w:rsidR="004B0D0A" w:rsidRPr="008F3316">
        <w:rPr>
          <w:rFonts w:asciiTheme="minorHAnsi" w:hAnsiTheme="minorHAnsi" w:cstheme="minorHAnsi"/>
          <w:vertAlign w:val="superscript"/>
        </w:rPr>
        <w:t>1,*</w:t>
      </w:r>
      <w:proofErr w:type="gramEnd"/>
      <w:r w:rsidRPr="008F3316">
        <w:rPr>
          <w:rFonts w:asciiTheme="minorHAnsi" w:hAnsiTheme="minorHAnsi" w:cstheme="minorHAnsi"/>
        </w:rPr>
        <w:t>, Gab</w:t>
      </w:r>
      <w:r w:rsidR="00D71F66" w:rsidRPr="008F3316">
        <w:rPr>
          <w:rFonts w:asciiTheme="minorHAnsi" w:hAnsiTheme="minorHAnsi" w:cstheme="minorHAnsi"/>
        </w:rPr>
        <w:t>riella</w:t>
      </w:r>
      <w:r w:rsidR="00D6471F" w:rsidRPr="008F3316">
        <w:rPr>
          <w:rFonts w:asciiTheme="minorHAnsi" w:hAnsiTheme="minorHAnsi" w:cstheme="minorHAnsi"/>
        </w:rPr>
        <w:t xml:space="preserve"> R.</w:t>
      </w:r>
      <w:r w:rsidRPr="008F3316">
        <w:rPr>
          <w:rFonts w:asciiTheme="minorHAnsi" w:hAnsiTheme="minorHAnsi" w:cstheme="minorHAnsi"/>
        </w:rPr>
        <w:t xml:space="preserve"> Barnas</w:t>
      </w:r>
      <w:r w:rsidR="004B0D0A" w:rsidRPr="008F3316">
        <w:rPr>
          <w:rFonts w:asciiTheme="minorHAnsi" w:hAnsiTheme="minorHAnsi" w:cstheme="minorHAnsi"/>
          <w:vertAlign w:val="superscript"/>
        </w:rPr>
        <w:t>1</w:t>
      </w:r>
      <w:r w:rsidRPr="008F3316">
        <w:rPr>
          <w:rFonts w:asciiTheme="minorHAnsi" w:hAnsiTheme="minorHAnsi" w:cstheme="minorHAnsi"/>
        </w:rPr>
        <w:t xml:space="preserve">, Elizabeth </w:t>
      </w:r>
      <w:r w:rsidR="00D6471F" w:rsidRPr="008F3316">
        <w:rPr>
          <w:rFonts w:asciiTheme="minorHAnsi" w:hAnsiTheme="minorHAnsi" w:cstheme="minorHAnsi"/>
        </w:rPr>
        <w:t xml:space="preserve">W. </w:t>
      </w:r>
      <w:r w:rsidRPr="008F3316">
        <w:rPr>
          <w:rFonts w:asciiTheme="minorHAnsi" w:hAnsiTheme="minorHAnsi" w:cstheme="minorHAnsi"/>
        </w:rPr>
        <w:t>Lehrer</w:t>
      </w:r>
      <w:r w:rsidR="004B0D0A" w:rsidRPr="008F3316">
        <w:rPr>
          <w:rFonts w:asciiTheme="minorHAnsi" w:hAnsiTheme="minorHAnsi" w:cstheme="minorHAnsi"/>
          <w:vertAlign w:val="superscript"/>
        </w:rPr>
        <w:t>1</w:t>
      </w:r>
      <w:r w:rsidRPr="008F3316">
        <w:rPr>
          <w:rFonts w:asciiTheme="minorHAnsi" w:hAnsiTheme="minorHAnsi" w:cstheme="minorHAnsi"/>
        </w:rPr>
        <w:t xml:space="preserve">, </w:t>
      </w:r>
      <w:r w:rsidR="001231CB" w:rsidRPr="008F3316">
        <w:rPr>
          <w:rFonts w:asciiTheme="minorHAnsi" w:hAnsiTheme="minorHAnsi" w:cstheme="minorHAnsi"/>
        </w:rPr>
        <w:t xml:space="preserve">Maureen </w:t>
      </w:r>
      <w:r w:rsidR="00D6471F" w:rsidRPr="008F3316">
        <w:rPr>
          <w:rFonts w:asciiTheme="minorHAnsi" w:hAnsiTheme="minorHAnsi" w:cstheme="minorHAnsi"/>
        </w:rPr>
        <w:t xml:space="preserve">H. </w:t>
      </w:r>
      <w:r w:rsidR="001231CB" w:rsidRPr="008F3316">
        <w:rPr>
          <w:rFonts w:asciiTheme="minorHAnsi" w:hAnsiTheme="minorHAnsi" w:cstheme="minorHAnsi"/>
        </w:rPr>
        <w:t>Murray</w:t>
      </w:r>
      <w:r w:rsidR="004B0D0A" w:rsidRPr="008F3316">
        <w:rPr>
          <w:rFonts w:asciiTheme="minorHAnsi" w:hAnsiTheme="minorHAnsi" w:cstheme="minorHAnsi"/>
          <w:vertAlign w:val="superscript"/>
        </w:rPr>
        <w:t>1,2</w:t>
      </w:r>
      <w:r w:rsidR="001231CB" w:rsidRPr="008F3316">
        <w:rPr>
          <w:rFonts w:asciiTheme="minorHAnsi" w:hAnsiTheme="minorHAnsi" w:cstheme="minorHAnsi"/>
        </w:rPr>
        <w:t xml:space="preserve"> &amp; </w:t>
      </w:r>
      <w:r w:rsidRPr="008F3316">
        <w:rPr>
          <w:rFonts w:asciiTheme="minorHAnsi" w:hAnsiTheme="minorHAnsi" w:cstheme="minorHAnsi"/>
        </w:rPr>
        <w:t>Seth</w:t>
      </w:r>
      <w:r w:rsidR="00ED5C34" w:rsidRPr="008F3316">
        <w:rPr>
          <w:rFonts w:asciiTheme="minorHAnsi" w:hAnsiTheme="minorHAnsi" w:cstheme="minorHAnsi"/>
        </w:rPr>
        <w:t xml:space="preserve"> B.</w:t>
      </w:r>
      <w:r w:rsidRPr="008F3316">
        <w:rPr>
          <w:rFonts w:asciiTheme="minorHAnsi" w:hAnsiTheme="minorHAnsi" w:cstheme="minorHAnsi"/>
        </w:rPr>
        <w:t xml:space="preserve"> Magle</w:t>
      </w:r>
      <w:r w:rsidR="004B0D0A" w:rsidRPr="008F3316">
        <w:rPr>
          <w:rFonts w:asciiTheme="minorHAnsi" w:hAnsiTheme="minorHAnsi" w:cstheme="minorHAnsi"/>
          <w:vertAlign w:val="superscript"/>
        </w:rPr>
        <w:t>1</w:t>
      </w:r>
    </w:p>
    <w:p w14:paraId="0E696D2A" w14:textId="71AD98C6" w:rsidR="004B0D0A" w:rsidRPr="008F3316" w:rsidRDefault="004B0D0A" w:rsidP="002633CF">
      <w:pPr>
        <w:suppressLineNumbers/>
        <w:contextualSpacing/>
        <w:rPr>
          <w:rFonts w:asciiTheme="minorHAnsi" w:hAnsiTheme="minorHAnsi" w:cstheme="minorHAnsi"/>
        </w:rPr>
      </w:pPr>
    </w:p>
    <w:p w14:paraId="2BCACD21" w14:textId="25941F66"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vertAlign w:val="superscript"/>
        </w:rPr>
        <w:t>1</w:t>
      </w:r>
      <w:r w:rsidRPr="008F3316">
        <w:rPr>
          <w:rFonts w:asciiTheme="minorHAnsi" w:hAnsiTheme="minorHAnsi" w:cstheme="minorHAnsi"/>
        </w:rPr>
        <w:t xml:space="preserve"> Urban Wildlife Institute, Lincoln Park Zoo, 2001 N Clark Street, Chicago, IL, 60612</w:t>
      </w:r>
    </w:p>
    <w:p w14:paraId="3E854B72" w14:textId="226FE627" w:rsidR="004B0D0A" w:rsidRPr="008F3316" w:rsidRDefault="004B0D0A" w:rsidP="002633CF">
      <w:pPr>
        <w:suppressLineNumbers/>
        <w:contextualSpacing/>
        <w:rPr>
          <w:rFonts w:asciiTheme="minorHAnsi" w:hAnsiTheme="minorHAnsi" w:cstheme="minorHAnsi"/>
        </w:rPr>
      </w:pPr>
      <w:r w:rsidRPr="008F3316">
        <w:rPr>
          <w:rFonts w:asciiTheme="minorHAnsi" w:hAnsiTheme="minorHAnsi" w:cstheme="minorHAnsi"/>
          <w:vertAlign w:val="superscript"/>
        </w:rPr>
        <w:t>2</w:t>
      </w:r>
      <w:r w:rsidRPr="008F3316">
        <w:rPr>
          <w:rFonts w:asciiTheme="minorHAnsi" w:hAnsiTheme="minorHAnsi" w:cstheme="minorHAnsi"/>
        </w:rPr>
        <w:t xml:space="preserve"> </w:t>
      </w:r>
      <w:proofErr w:type="spellStart"/>
      <w:r w:rsidRPr="008F3316">
        <w:rPr>
          <w:rFonts w:asciiTheme="minorHAnsi" w:hAnsiTheme="minorHAnsi" w:cstheme="minorHAnsi"/>
        </w:rPr>
        <w:t>Davee</w:t>
      </w:r>
      <w:proofErr w:type="spellEnd"/>
      <w:r w:rsidRPr="008F3316">
        <w:rPr>
          <w:rFonts w:asciiTheme="minorHAnsi" w:hAnsiTheme="minorHAnsi" w:cstheme="minorHAnsi"/>
        </w:rPr>
        <w:t xml:space="preserve"> Center for Endocrinology and </w:t>
      </w:r>
      <w:r w:rsidR="00E25C15" w:rsidRPr="008F3316">
        <w:rPr>
          <w:rFonts w:asciiTheme="minorHAnsi" w:hAnsiTheme="minorHAnsi" w:cstheme="minorHAnsi"/>
        </w:rPr>
        <w:t>Epidemiology</w:t>
      </w:r>
      <w:r w:rsidRPr="008F3316">
        <w:rPr>
          <w:rFonts w:asciiTheme="minorHAnsi" w:hAnsiTheme="minorHAnsi" w:cstheme="minorHAnsi"/>
        </w:rPr>
        <w:t>, Lincoln Park Zoo, 2001, N Clark Street, Chicago, IL, 60612</w:t>
      </w:r>
    </w:p>
    <w:p w14:paraId="3B8B01EB" w14:textId="13DD514F"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vertAlign w:val="superscript"/>
        </w:rPr>
        <w:t xml:space="preserve">* </w:t>
      </w:r>
      <w:r w:rsidRPr="008F3316">
        <w:rPr>
          <w:rFonts w:asciiTheme="minorHAnsi" w:hAnsiTheme="minorHAnsi" w:cstheme="minorHAnsi"/>
          <w:i/>
        </w:rPr>
        <w:t xml:space="preserve">Corresponding author: </w:t>
      </w:r>
      <w:hyperlink r:id="rId9" w:history="1">
        <w:r w:rsidRPr="008F3316">
          <w:rPr>
            <w:rStyle w:val="Hyperlink"/>
            <w:rFonts w:asciiTheme="minorHAnsi" w:hAnsiTheme="minorHAnsi" w:cstheme="minorHAnsi"/>
          </w:rPr>
          <w:t>mfidino@lpzoo.org</w:t>
        </w:r>
      </w:hyperlink>
    </w:p>
    <w:p w14:paraId="2828E86A" w14:textId="2C84EF89" w:rsidR="00E25C15" w:rsidRPr="008F3316" w:rsidRDefault="00E25C15" w:rsidP="002633CF">
      <w:pPr>
        <w:suppressLineNumbers/>
        <w:contextualSpacing/>
        <w:rPr>
          <w:rFonts w:asciiTheme="minorHAnsi" w:hAnsiTheme="minorHAnsi" w:cstheme="minorHAnsi"/>
        </w:rPr>
      </w:pPr>
    </w:p>
    <w:p w14:paraId="02E61837" w14:textId="3478EDA7"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b/>
        </w:rPr>
        <w:t>Keywords:</w:t>
      </w:r>
      <w:r w:rsidRPr="008F3316">
        <w:rPr>
          <w:rFonts w:asciiTheme="minorHAnsi" w:hAnsiTheme="minorHAnsi" w:cstheme="minorHAnsi"/>
        </w:rPr>
        <w:t xml:space="preserve"> camera traps, occupancy model, olfactory lure, detection probability, urban wildlife</w:t>
      </w:r>
    </w:p>
    <w:p w14:paraId="295F30FD" w14:textId="43E734F3" w:rsidR="00E25C15" w:rsidRPr="008F3316" w:rsidRDefault="00E25C15" w:rsidP="002633CF">
      <w:pPr>
        <w:suppressLineNumbers/>
        <w:contextualSpacing/>
        <w:rPr>
          <w:rFonts w:asciiTheme="minorHAnsi" w:hAnsiTheme="minorHAnsi" w:cstheme="minorHAnsi"/>
        </w:rPr>
      </w:pPr>
    </w:p>
    <w:p w14:paraId="17E71C5B" w14:textId="2BA35D6C" w:rsidR="00E25C15" w:rsidRPr="008F3316" w:rsidRDefault="00E25C15" w:rsidP="002633CF">
      <w:pPr>
        <w:suppressLineNumbers/>
        <w:contextualSpacing/>
        <w:rPr>
          <w:rFonts w:asciiTheme="minorHAnsi" w:hAnsiTheme="minorHAnsi" w:cstheme="minorHAnsi"/>
        </w:rPr>
      </w:pPr>
      <w:r w:rsidRPr="008F3316">
        <w:rPr>
          <w:rFonts w:asciiTheme="minorHAnsi" w:hAnsiTheme="minorHAnsi" w:cstheme="minorHAnsi"/>
          <w:b/>
        </w:rPr>
        <w:t>Manuscript type:</w:t>
      </w:r>
      <w:r w:rsidRPr="008F3316">
        <w:rPr>
          <w:rFonts w:asciiTheme="minorHAnsi" w:hAnsiTheme="minorHAnsi" w:cstheme="minorHAnsi"/>
        </w:rPr>
        <w:t xml:space="preserve"> TBD on journal</w:t>
      </w:r>
    </w:p>
    <w:p w14:paraId="61D4D16E" w14:textId="3543C7A9" w:rsidR="0087679E" w:rsidRPr="008F3316" w:rsidRDefault="0087679E" w:rsidP="002633CF">
      <w:pPr>
        <w:suppressLineNumbers/>
        <w:contextualSpacing/>
        <w:rPr>
          <w:rFonts w:asciiTheme="minorHAnsi" w:hAnsiTheme="minorHAnsi" w:cstheme="minorHAnsi"/>
          <w:b/>
        </w:rPr>
      </w:pPr>
    </w:p>
    <w:p w14:paraId="044F668E" w14:textId="751E05FD" w:rsidR="00E25C15" w:rsidRPr="008F3316" w:rsidRDefault="00E25C15" w:rsidP="002633CF">
      <w:pPr>
        <w:suppressLineNumbers/>
        <w:contextualSpacing/>
        <w:rPr>
          <w:rFonts w:asciiTheme="minorHAnsi" w:hAnsiTheme="minorHAnsi" w:cstheme="minorHAnsi"/>
          <w:b/>
        </w:rPr>
      </w:pPr>
    </w:p>
    <w:p w14:paraId="1BD8A1CA" w14:textId="60C384FE" w:rsidR="00E25C15" w:rsidRPr="008F3316" w:rsidRDefault="00E25C15" w:rsidP="002633CF">
      <w:pPr>
        <w:suppressLineNumbers/>
        <w:contextualSpacing/>
        <w:rPr>
          <w:rFonts w:asciiTheme="minorHAnsi" w:hAnsiTheme="minorHAnsi" w:cstheme="minorHAnsi"/>
          <w:b/>
        </w:rPr>
      </w:pPr>
    </w:p>
    <w:p w14:paraId="47D1F078" w14:textId="5C031085" w:rsidR="00E25C15" w:rsidRPr="008F3316" w:rsidRDefault="00E25C15" w:rsidP="002633CF">
      <w:pPr>
        <w:suppressLineNumbers/>
        <w:contextualSpacing/>
        <w:rPr>
          <w:rFonts w:asciiTheme="minorHAnsi" w:hAnsiTheme="minorHAnsi" w:cstheme="minorHAnsi"/>
          <w:b/>
        </w:rPr>
      </w:pPr>
    </w:p>
    <w:p w14:paraId="7C9DB1DA" w14:textId="48BCFBD8" w:rsidR="00E25C15" w:rsidRPr="008F3316" w:rsidRDefault="00E25C15" w:rsidP="002633CF">
      <w:pPr>
        <w:suppressLineNumbers/>
        <w:contextualSpacing/>
        <w:rPr>
          <w:rFonts w:asciiTheme="minorHAnsi" w:hAnsiTheme="minorHAnsi" w:cstheme="minorHAnsi"/>
          <w:b/>
        </w:rPr>
      </w:pPr>
    </w:p>
    <w:p w14:paraId="15166CDB" w14:textId="185AC9CE" w:rsidR="00E25C15" w:rsidRPr="008F3316" w:rsidRDefault="00E25C15" w:rsidP="002633CF">
      <w:pPr>
        <w:suppressLineNumbers/>
        <w:contextualSpacing/>
        <w:rPr>
          <w:rFonts w:asciiTheme="minorHAnsi" w:hAnsiTheme="minorHAnsi" w:cstheme="minorHAnsi"/>
          <w:b/>
        </w:rPr>
      </w:pPr>
    </w:p>
    <w:p w14:paraId="6DFC98CF" w14:textId="0E7F2727" w:rsidR="00E25C15" w:rsidRPr="008F3316" w:rsidRDefault="00E25C15" w:rsidP="002633CF">
      <w:pPr>
        <w:suppressLineNumbers/>
        <w:contextualSpacing/>
        <w:rPr>
          <w:rFonts w:asciiTheme="minorHAnsi" w:hAnsiTheme="minorHAnsi" w:cstheme="minorHAnsi"/>
          <w:b/>
        </w:rPr>
      </w:pPr>
    </w:p>
    <w:p w14:paraId="3F0DB0A6" w14:textId="0B3EB3F6" w:rsidR="00E25C15" w:rsidRPr="008F3316" w:rsidRDefault="00E25C15" w:rsidP="002633CF">
      <w:pPr>
        <w:suppressLineNumbers/>
        <w:contextualSpacing/>
        <w:rPr>
          <w:rFonts w:asciiTheme="minorHAnsi" w:hAnsiTheme="minorHAnsi" w:cstheme="minorHAnsi"/>
          <w:b/>
        </w:rPr>
      </w:pPr>
    </w:p>
    <w:p w14:paraId="7F8AAE2B" w14:textId="0648A49B" w:rsidR="00E25C15" w:rsidRPr="008F3316" w:rsidRDefault="00E25C15" w:rsidP="002633CF">
      <w:pPr>
        <w:suppressLineNumbers/>
        <w:contextualSpacing/>
        <w:rPr>
          <w:rFonts w:asciiTheme="minorHAnsi" w:hAnsiTheme="minorHAnsi" w:cstheme="minorHAnsi"/>
          <w:b/>
        </w:rPr>
      </w:pPr>
    </w:p>
    <w:p w14:paraId="2BDF80E3" w14:textId="38604F3E" w:rsidR="00E25C15" w:rsidRPr="008F3316" w:rsidRDefault="00E25C15" w:rsidP="002633CF">
      <w:pPr>
        <w:suppressLineNumbers/>
        <w:contextualSpacing/>
        <w:rPr>
          <w:rFonts w:asciiTheme="minorHAnsi" w:hAnsiTheme="minorHAnsi" w:cstheme="minorHAnsi"/>
          <w:b/>
        </w:rPr>
      </w:pPr>
    </w:p>
    <w:p w14:paraId="61CCE200" w14:textId="0C070A19" w:rsidR="00E25C15" w:rsidRPr="008F3316" w:rsidRDefault="00E25C15" w:rsidP="002633CF">
      <w:pPr>
        <w:suppressLineNumbers/>
        <w:contextualSpacing/>
        <w:rPr>
          <w:rFonts w:asciiTheme="minorHAnsi" w:hAnsiTheme="minorHAnsi" w:cstheme="minorHAnsi"/>
          <w:b/>
        </w:rPr>
      </w:pPr>
    </w:p>
    <w:p w14:paraId="051B0A5F" w14:textId="79699535" w:rsidR="00E25C15" w:rsidRPr="008F3316" w:rsidRDefault="00E25C15" w:rsidP="002633CF">
      <w:pPr>
        <w:suppressLineNumbers/>
        <w:contextualSpacing/>
        <w:rPr>
          <w:rFonts w:asciiTheme="minorHAnsi" w:hAnsiTheme="minorHAnsi" w:cstheme="minorHAnsi"/>
          <w:b/>
        </w:rPr>
      </w:pPr>
    </w:p>
    <w:p w14:paraId="628E0305" w14:textId="7D16BEE3" w:rsidR="00E25C15" w:rsidRPr="008F3316" w:rsidRDefault="00E25C15" w:rsidP="002633CF">
      <w:pPr>
        <w:suppressLineNumbers/>
        <w:contextualSpacing/>
        <w:rPr>
          <w:rFonts w:asciiTheme="minorHAnsi" w:hAnsiTheme="minorHAnsi" w:cstheme="minorHAnsi"/>
          <w:b/>
        </w:rPr>
      </w:pPr>
    </w:p>
    <w:p w14:paraId="6CA61621" w14:textId="3AABE002" w:rsidR="00E25C15" w:rsidRPr="008F3316" w:rsidRDefault="00E25C15" w:rsidP="002633CF">
      <w:pPr>
        <w:suppressLineNumbers/>
        <w:contextualSpacing/>
        <w:rPr>
          <w:rFonts w:asciiTheme="minorHAnsi" w:hAnsiTheme="minorHAnsi" w:cstheme="minorHAnsi"/>
          <w:b/>
        </w:rPr>
      </w:pPr>
    </w:p>
    <w:p w14:paraId="6EBD757B" w14:textId="7550D7D5" w:rsidR="00E25C15" w:rsidRPr="008F3316" w:rsidRDefault="00E25C15" w:rsidP="002633CF">
      <w:pPr>
        <w:suppressLineNumbers/>
        <w:contextualSpacing/>
        <w:rPr>
          <w:rFonts w:asciiTheme="minorHAnsi" w:hAnsiTheme="minorHAnsi" w:cstheme="minorHAnsi"/>
          <w:b/>
        </w:rPr>
      </w:pPr>
    </w:p>
    <w:p w14:paraId="3974F2CD" w14:textId="56937604" w:rsidR="00E25C15" w:rsidRPr="008F3316" w:rsidRDefault="00E25C15" w:rsidP="002633CF">
      <w:pPr>
        <w:suppressLineNumbers/>
        <w:contextualSpacing/>
        <w:rPr>
          <w:rFonts w:asciiTheme="minorHAnsi" w:hAnsiTheme="minorHAnsi" w:cstheme="minorHAnsi"/>
          <w:b/>
        </w:rPr>
      </w:pPr>
    </w:p>
    <w:p w14:paraId="72236598" w14:textId="52FD78DF" w:rsidR="00E25C15" w:rsidRPr="008F3316" w:rsidRDefault="00E25C15" w:rsidP="002633CF">
      <w:pPr>
        <w:suppressLineNumbers/>
        <w:contextualSpacing/>
        <w:rPr>
          <w:rFonts w:asciiTheme="minorHAnsi" w:hAnsiTheme="minorHAnsi" w:cstheme="minorHAnsi"/>
          <w:b/>
        </w:rPr>
      </w:pPr>
    </w:p>
    <w:p w14:paraId="6112D834" w14:textId="2AFD30E3" w:rsidR="00E25C15" w:rsidRPr="008F3316" w:rsidRDefault="00E25C15" w:rsidP="002633CF">
      <w:pPr>
        <w:suppressLineNumbers/>
        <w:contextualSpacing/>
        <w:rPr>
          <w:rFonts w:asciiTheme="minorHAnsi" w:hAnsiTheme="minorHAnsi" w:cstheme="minorHAnsi"/>
          <w:b/>
        </w:rPr>
      </w:pPr>
    </w:p>
    <w:p w14:paraId="4E4940D1" w14:textId="6B486F49" w:rsidR="00E25C15" w:rsidRPr="008F3316" w:rsidRDefault="00E25C15" w:rsidP="002633CF">
      <w:pPr>
        <w:suppressLineNumbers/>
        <w:contextualSpacing/>
        <w:rPr>
          <w:rFonts w:asciiTheme="minorHAnsi" w:hAnsiTheme="minorHAnsi" w:cstheme="minorHAnsi"/>
          <w:b/>
        </w:rPr>
      </w:pPr>
    </w:p>
    <w:p w14:paraId="54E229CC" w14:textId="036A4EB4" w:rsidR="00E25C15" w:rsidRPr="008F3316" w:rsidRDefault="00E25C15" w:rsidP="002633CF">
      <w:pPr>
        <w:suppressLineNumbers/>
        <w:contextualSpacing/>
        <w:rPr>
          <w:rFonts w:asciiTheme="minorHAnsi" w:hAnsiTheme="minorHAnsi" w:cstheme="minorHAnsi"/>
          <w:b/>
        </w:rPr>
      </w:pPr>
    </w:p>
    <w:p w14:paraId="205A0FD5" w14:textId="3A1E19F3" w:rsidR="00E25C15" w:rsidRPr="008F3316" w:rsidRDefault="00E25C15" w:rsidP="002633CF">
      <w:pPr>
        <w:suppressLineNumbers/>
        <w:contextualSpacing/>
        <w:rPr>
          <w:rFonts w:asciiTheme="minorHAnsi" w:hAnsiTheme="minorHAnsi" w:cstheme="minorHAnsi"/>
          <w:b/>
        </w:rPr>
      </w:pPr>
    </w:p>
    <w:p w14:paraId="2FD64244" w14:textId="49B8ED04" w:rsidR="00E25C15" w:rsidRPr="008F3316" w:rsidRDefault="00E25C15" w:rsidP="002633CF">
      <w:pPr>
        <w:suppressLineNumbers/>
        <w:contextualSpacing/>
        <w:rPr>
          <w:rFonts w:asciiTheme="minorHAnsi" w:hAnsiTheme="minorHAnsi" w:cstheme="minorHAnsi"/>
          <w:b/>
        </w:rPr>
      </w:pPr>
    </w:p>
    <w:p w14:paraId="566982C6" w14:textId="28CADB58" w:rsidR="00E25C15" w:rsidRPr="008F3316" w:rsidRDefault="00E25C15" w:rsidP="002633CF">
      <w:pPr>
        <w:suppressLineNumbers/>
        <w:contextualSpacing/>
        <w:rPr>
          <w:rFonts w:asciiTheme="minorHAnsi" w:hAnsiTheme="minorHAnsi" w:cstheme="minorHAnsi"/>
          <w:b/>
        </w:rPr>
      </w:pPr>
    </w:p>
    <w:p w14:paraId="094D8AA6" w14:textId="7ECCC74F" w:rsidR="00E25C15" w:rsidRPr="008F3316" w:rsidRDefault="00E25C15" w:rsidP="002633CF">
      <w:pPr>
        <w:suppressLineNumbers/>
        <w:contextualSpacing/>
        <w:rPr>
          <w:rFonts w:asciiTheme="minorHAnsi" w:hAnsiTheme="minorHAnsi" w:cstheme="minorHAnsi"/>
          <w:b/>
        </w:rPr>
      </w:pPr>
    </w:p>
    <w:p w14:paraId="11072D12" w14:textId="5B58B952" w:rsidR="00E25C15" w:rsidRPr="008F3316" w:rsidRDefault="00E25C15" w:rsidP="002633CF">
      <w:pPr>
        <w:suppressLineNumbers/>
        <w:contextualSpacing/>
        <w:rPr>
          <w:rFonts w:asciiTheme="minorHAnsi" w:hAnsiTheme="minorHAnsi" w:cstheme="minorHAnsi"/>
          <w:b/>
        </w:rPr>
      </w:pPr>
    </w:p>
    <w:p w14:paraId="75CA57F3" w14:textId="6E9D0B52" w:rsidR="00E25C15" w:rsidRPr="008F3316" w:rsidRDefault="00E25C15" w:rsidP="002633CF">
      <w:pPr>
        <w:suppressLineNumbers/>
        <w:contextualSpacing/>
        <w:rPr>
          <w:rFonts w:asciiTheme="minorHAnsi" w:hAnsiTheme="minorHAnsi" w:cstheme="minorHAnsi"/>
          <w:b/>
        </w:rPr>
      </w:pPr>
    </w:p>
    <w:p w14:paraId="19C84758" w14:textId="77777777" w:rsidR="00E25C15" w:rsidRPr="008F3316" w:rsidRDefault="00E25C15" w:rsidP="002633CF">
      <w:pPr>
        <w:suppressLineNumbers/>
        <w:contextualSpacing/>
        <w:rPr>
          <w:rFonts w:asciiTheme="minorHAnsi" w:hAnsiTheme="minorHAnsi" w:cstheme="minorHAnsi"/>
          <w:b/>
        </w:rPr>
      </w:pPr>
    </w:p>
    <w:p w14:paraId="4381BB13" w14:textId="36361283" w:rsidR="00A62F9F" w:rsidRPr="008F3316" w:rsidRDefault="00A62F9F" w:rsidP="002633CF">
      <w:pPr>
        <w:pStyle w:val="Heading1"/>
        <w:contextualSpacing/>
        <w:rPr>
          <w:rFonts w:asciiTheme="minorHAnsi" w:hAnsiTheme="minorHAnsi" w:cstheme="minorHAnsi"/>
        </w:rPr>
      </w:pPr>
      <w:r w:rsidRPr="008F3316">
        <w:rPr>
          <w:rFonts w:asciiTheme="minorHAnsi" w:hAnsiTheme="minorHAnsi" w:cstheme="minorHAnsi"/>
        </w:rPr>
        <w:lastRenderedPageBreak/>
        <w:t>Abstract</w:t>
      </w:r>
    </w:p>
    <w:p w14:paraId="537103C8" w14:textId="791332DC" w:rsidR="00A62F9F" w:rsidRPr="008F3316" w:rsidRDefault="007C12D5" w:rsidP="000E64DC">
      <w:pPr>
        <w:pStyle w:val="ListParagraph"/>
        <w:numPr>
          <w:ilvl w:val="0"/>
          <w:numId w:val="3"/>
        </w:numPr>
        <w:rPr>
          <w:rFonts w:cstheme="minorHAnsi"/>
        </w:rPr>
      </w:pPr>
      <w:r w:rsidRPr="008F3316">
        <w:rPr>
          <w:rFonts w:cstheme="minorHAnsi"/>
        </w:rPr>
        <w:t xml:space="preserve">Motion-triggered camera traps are subject to imperfect detection and thus camera trapping surveys </w:t>
      </w:r>
      <w:r w:rsidR="00636656">
        <w:rPr>
          <w:rFonts w:cstheme="minorHAnsi"/>
        </w:rPr>
        <w:t>often try to</w:t>
      </w:r>
      <w:r w:rsidRPr="008F3316">
        <w:rPr>
          <w:rFonts w:cstheme="minorHAnsi"/>
        </w:rPr>
        <w:t xml:space="preserve"> increase species detectability as part of their study design. One possible way to </w:t>
      </w:r>
      <w:r w:rsidR="00A5783E">
        <w:rPr>
          <w:rFonts w:cstheme="minorHAnsi"/>
        </w:rPr>
        <w:t>increase detectability is to</w:t>
      </w:r>
      <w:r w:rsidRPr="008F3316">
        <w:rPr>
          <w:rFonts w:cstheme="minorHAnsi"/>
        </w:rPr>
        <w:t xml:space="preserve"> </w:t>
      </w:r>
      <w:r w:rsidR="00636656">
        <w:rPr>
          <w:rFonts w:cstheme="minorHAnsi"/>
        </w:rPr>
        <w:t xml:space="preserve">use </w:t>
      </w:r>
      <w:r w:rsidRPr="008F3316">
        <w:rPr>
          <w:rFonts w:cstheme="minorHAnsi"/>
        </w:rPr>
        <w:t>lures, which may encourage a species to investigate a given area. Yet the effectiveness of lures is primarily grounded in anecdotal support</w:t>
      </w:r>
      <w:r w:rsidR="00636656">
        <w:rPr>
          <w:rFonts w:cstheme="minorHAnsi"/>
        </w:rPr>
        <w:t xml:space="preserve">.  </w:t>
      </w:r>
    </w:p>
    <w:p w14:paraId="57196C6B" w14:textId="4A91FF07" w:rsidR="007C12D5" w:rsidRPr="008F3316" w:rsidRDefault="007C12D5" w:rsidP="000E64DC">
      <w:pPr>
        <w:pStyle w:val="ListParagraph"/>
        <w:numPr>
          <w:ilvl w:val="0"/>
          <w:numId w:val="3"/>
        </w:numPr>
        <w:rPr>
          <w:rFonts w:cstheme="minorHAnsi"/>
        </w:rPr>
      </w:pPr>
      <w:r w:rsidRPr="008F3316">
        <w:rPr>
          <w:rFonts w:cstheme="minorHAnsi"/>
        </w:rPr>
        <w:t xml:space="preserve">In this study we used a tri-fold approach to quantify the effect of a common olfactory lure on the detectability of </w:t>
      </w:r>
      <w:r w:rsidR="002912A7" w:rsidRPr="008F3316">
        <w:rPr>
          <w:rFonts w:cstheme="minorHAnsi"/>
        </w:rPr>
        <w:t>mammals</w:t>
      </w:r>
      <w:r w:rsidRPr="008F3316">
        <w:rPr>
          <w:rFonts w:cstheme="minorHAnsi"/>
        </w:rPr>
        <w:t xml:space="preserve"> </w:t>
      </w:r>
      <w:r w:rsidR="009A1E1E">
        <w:rPr>
          <w:rFonts w:cstheme="minorHAnsi"/>
        </w:rPr>
        <w:t>near</w:t>
      </w:r>
      <w:r w:rsidR="009A1E1E" w:rsidRPr="008F3316">
        <w:rPr>
          <w:rFonts w:cstheme="minorHAnsi"/>
        </w:rPr>
        <w:t xml:space="preserve"> </w:t>
      </w:r>
      <w:r w:rsidRPr="008F3316">
        <w:rPr>
          <w:rFonts w:cstheme="minorHAnsi"/>
        </w:rPr>
        <w:t xml:space="preserve">Chicago, Illinois, USA. </w:t>
      </w:r>
      <w:r w:rsidR="00D57904" w:rsidRPr="008F3316">
        <w:rPr>
          <w:rFonts w:cstheme="minorHAnsi"/>
        </w:rPr>
        <w:t>Our study differs from others in that w</w:t>
      </w:r>
      <w:r w:rsidRPr="008F3316">
        <w:rPr>
          <w:rFonts w:cstheme="minorHAnsi"/>
        </w:rPr>
        <w:t>e deployed two camera traps per sampling unit, spaced apart by 100 m</w:t>
      </w:r>
      <w:r w:rsidR="002912A7" w:rsidRPr="008F3316">
        <w:rPr>
          <w:rFonts w:cstheme="minorHAnsi"/>
        </w:rPr>
        <w:t xml:space="preserve">, </w:t>
      </w:r>
      <w:r w:rsidRPr="008F3316">
        <w:rPr>
          <w:rFonts w:cstheme="minorHAnsi"/>
        </w:rPr>
        <w:t>to assess if lure can modify detectability both within and between sites</w:t>
      </w:r>
      <w:r w:rsidR="005251D5" w:rsidRPr="008F3316">
        <w:rPr>
          <w:rFonts w:cstheme="minorHAnsi"/>
        </w:rPr>
        <w:t xml:space="preserve">. </w:t>
      </w:r>
      <w:r w:rsidR="006162BD" w:rsidRPr="008F3316">
        <w:rPr>
          <w:rFonts w:cstheme="minorHAnsi"/>
        </w:rPr>
        <w:t xml:space="preserve">At each camera location, we changed lure treatments every </w:t>
      </w:r>
      <w:r w:rsidR="002912A7" w:rsidRPr="008F3316">
        <w:rPr>
          <w:rFonts w:cstheme="minorHAnsi"/>
        </w:rPr>
        <w:t>seven</w:t>
      </w:r>
      <w:r w:rsidR="006162BD" w:rsidRPr="008F3316">
        <w:rPr>
          <w:rFonts w:cstheme="minorHAnsi"/>
        </w:rPr>
        <w:t xml:space="preserve"> days and placed either a lure or a non-lure control in view of each camera following a full factorial design. </w:t>
      </w:r>
      <w:r w:rsidR="006E4341">
        <w:rPr>
          <w:rFonts w:cstheme="minorHAnsi"/>
        </w:rPr>
        <w:t>For analysis</w:t>
      </w:r>
      <w:r w:rsidR="006162BD" w:rsidRPr="008F3316">
        <w:rPr>
          <w:rFonts w:cstheme="minorHAnsi"/>
        </w:rPr>
        <w:t>, w</w:t>
      </w:r>
      <w:r w:rsidR="005251D5" w:rsidRPr="008F3316">
        <w:rPr>
          <w:rFonts w:cstheme="minorHAnsi"/>
        </w:rPr>
        <w:t xml:space="preserve">e </w:t>
      </w:r>
      <w:r w:rsidR="00A5783E">
        <w:rPr>
          <w:rFonts w:cstheme="minorHAnsi"/>
        </w:rPr>
        <w:t>developed</w:t>
      </w:r>
      <w:r w:rsidR="00A5783E" w:rsidRPr="008F3316">
        <w:rPr>
          <w:rFonts w:cstheme="minorHAnsi"/>
        </w:rPr>
        <w:t xml:space="preserve"> </w:t>
      </w:r>
      <w:r w:rsidR="005251D5" w:rsidRPr="008F3316">
        <w:rPr>
          <w:rFonts w:cstheme="minorHAnsi"/>
        </w:rPr>
        <w:t xml:space="preserve">single-season occupancy models </w:t>
      </w:r>
      <w:r w:rsidR="00A5783E">
        <w:rPr>
          <w:rFonts w:cstheme="minorHAnsi"/>
        </w:rPr>
        <w:t>with</w:t>
      </w:r>
      <w:r w:rsidR="005251D5" w:rsidRPr="008F3316">
        <w:rPr>
          <w:rFonts w:cstheme="minorHAnsi"/>
        </w:rPr>
        <w:t xml:space="preserve"> </w:t>
      </w:r>
      <w:r w:rsidR="006162BD" w:rsidRPr="008F3316">
        <w:rPr>
          <w:rFonts w:cstheme="minorHAnsi"/>
        </w:rPr>
        <w:t xml:space="preserve">three </w:t>
      </w:r>
      <w:r w:rsidR="00A5783E">
        <w:rPr>
          <w:rFonts w:cstheme="minorHAnsi"/>
        </w:rPr>
        <w:t>distinct</w:t>
      </w:r>
      <w:r w:rsidR="00A5783E" w:rsidRPr="008F3316">
        <w:rPr>
          <w:rFonts w:cstheme="minorHAnsi"/>
        </w:rPr>
        <w:t xml:space="preserve"> </w:t>
      </w:r>
      <w:r w:rsidR="005251D5" w:rsidRPr="008F3316">
        <w:rPr>
          <w:rFonts w:cstheme="minorHAnsi"/>
        </w:rPr>
        <w:t>observational model</w:t>
      </w:r>
      <w:r w:rsidR="006162BD" w:rsidRPr="008F3316">
        <w:rPr>
          <w:rFonts w:cstheme="minorHAnsi"/>
        </w:rPr>
        <w:t>s</w:t>
      </w:r>
      <w:r w:rsidR="005251D5" w:rsidRPr="008F3316">
        <w:rPr>
          <w:rFonts w:cstheme="minorHAnsi"/>
        </w:rPr>
        <w:t xml:space="preserve"> to quantify if lure increased the number of days a species was detected, decreased the amount of time to first detection, and / or increased the number of images collected</w:t>
      </w:r>
      <w:r w:rsidR="006162BD" w:rsidRPr="008F3316">
        <w:rPr>
          <w:rFonts w:cstheme="minorHAnsi"/>
        </w:rPr>
        <w:t>.</w:t>
      </w:r>
    </w:p>
    <w:p w14:paraId="78B06389" w14:textId="21C22F5C" w:rsidR="006162BD" w:rsidRPr="008F3316" w:rsidRDefault="00EA40AB" w:rsidP="00693F00">
      <w:pPr>
        <w:pStyle w:val="ListParagraph"/>
        <w:numPr>
          <w:ilvl w:val="0"/>
          <w:numId w:val="3"/>
        </w:numPr>
        <w:rPr>
          <w:rFonts w:cstheme="minorHAnsi"/>
        </w:rPr>
      </w:pPr>
      <w:r w:rsidRPr="008F3316">
        <w:rPr>
          <w:rFonts w:cstheme="minorHAnsi"/>
        </w:rPr>
        <w:t>L</w:t>
      </w:r>
      <w:r w:rsidR="002912A7" w:rsidRPr="008F3316">
        <w:rPr>
          <w:rFonts w:cstheme="minorHAnsi"/>
        </w:rPr>
        <w:t xml:space="preserve">ure induced a subtle </w:t>
      </w:r>
      <w:r w:rsidR="006162BD" w:rsidRPr="008F3316">
        <w:rPr>
          <w:rFonts w:cstheme="minorHAnsi"/>
        </w:rPr>
        <w:t>increase in species detectability.</w:t>
      </w:r>
      <w:r w:rsidR="002912A7" w:rsidRPr="008F3316">
        <w:rPr>
          <w:rFonts w:cstheme="minorHAnsi"/>
        </w:rPr>
        <w:t xml:space="preserve"> Virginia opossum (</w:t>
      </w:r>
      <w:r w:rsidR="002912A7" w:rsidRPr="008F3316">
        <w:rPr>
          <w:rFonts w:cstheme="minorHAnsi"/>
          <w:i/>
        </w:rPr>
        <w:t>Didelphis virginiana</w:t>
      </w:r>
      <w:r w:rsidR="002912A7" w:rsidRPr="008F3316">
        <w:rPr>
          <w:rFonts w:cstheme="minorHAnsi"/>
        </w:rPr>
        <w:t>), responded most to the presence of lure: their daily detection probability rose by roughly 8%, they were photographed 40% earlier, and the number of opossum images doubled. Raccoon (</w:t>
      </w:r>
      <w:r w:rsidR="002912A7" w:rsidRPr="008F3316">
        <w:rPr>
          <w:rFonts w:cstheme="minorHAnsi"/>
          <w:i/>
        </w:rPr>
        <w:t xml:space="preserve">Procyon </w:t>
      </w:r>
      <w:proofErr w:type="spellStart"/>
      <w:r w:rsidR="002912A7" w:rsidRPr="008F3316">
        <w:rPr>
          <w:rFonts w:cstheme="minorHAnsi"/>
          <w:i/>
        </w:rPr>
        <w:t>lotor</w:t>
      </w:r>
      <w:proofErr w:type="spellEnd"/>
      <w:r w:rsidR="002912A7" w:rsidRPr="008F3316">
        <w:rPr>
          <w:rFonts w:cstheme="minorHAnsi"/>
        </w:rPr>
        <w:t>) were photographed about 15% more</w:t>
      </w:r>
      <w:r w:rsidR="00427DFF">
        <w:rPr>
          <w:rFonts w:cstheme="minorHAnsi"/>
        </w:rPr>
        <w:t xml:space="preserve"> frequently</w:t>
      </w:r>
      <w:r w:rsidR="002912A7" w:rsidRPr="008F3316">
        <w:rPr>
          <w:rFonts w:cstheme="minorHAnsi"/>
        </w:rPr>
        <w:t xml:space="preserve"> when lure was </w:t>
      </w:r>
      <w:r w:rsidR="00CC08C6" w:rsidRPr="008F3316">
        <w:rPr>
          <w:rFonts w:cstheme="minorHAnsi"/>
        </w:rPr>
        <w:t>present but</w:t>
      </w:r>
      <w:r w:rsidR="002912A7" w:rsidRPr="008F3316">
        <w:rPr>
          <w:rFonts w:cstheme="minorHAnsi"/>
        </w:rPr>
        <w:t xml:space="preserve"> we</w:t>
      </w:r>
      <w:r w:rsidR="00CC08C6">
        <w:rPr>
          <w:rFonts w:cstheme="minorHAnsi"/>
        </w:rPr>
        <w:t>re not detected on more days or in less time</w:t>
      </w:r>
      <w:r w:rsidR="002912A7" w:rsidRPr="008F3316">
        <w:rPr>
          <w:rFonts w:cstheme="minorHAnsi"/>
        </w:rPr>
        <w:t>. However, the effect of lure was not always positive—eastern cottontail (</w:t>
      </w:r>
      <w:proofErr w:type="spellStart"/>
      <w:r w:rsidR="002912A7" w:rsidRPr="008F3316">
        <w:rPr>
          <w:rFonts w:cstheme="minorHAnsi"/>
          <w:i/>
        </w:rPr>
        <w:t>Sylvilagus</w:t>
      </w:r>
      <w:proofErr w:type="spellEnd"/>
      <w:r w:rsidR="002912A7" w:rsidRPr="008F3316">
        <w:rPr>
          <w:rFonts w:cstheme="minorHAnsi"/>
          <w:i/>
        </w:rPr>
        <w:t xml:space="preserve"> floridanus</w:t>
      </w:r>
      <w:r w:rsidR="002912A7" w:rsidRPr="008F3316">
        <w:rPr>
          <w:rFonts w:cstheme="minorHAnsi"/>
        </w:rPr>
        <w:t xml:space="preserve">) were photographed 42% less </w:t>
      </w:r>
      <w:r w:rsidR="00427DFF">
        <w:rPr>
          <w:rFonts w:cstheme="minorHAnsi"/>
        </w:rPr>
        <w:t xml:space="preserve">often </w:t>
      </w:r>
      <w:r w:rsidR="002912A7" w:rsidRPr="008F3316">
        <w:rPr>
          <w:rFonts w:cstheme="minorHAnsi"/>
        </w:rPr>
        <w:t>when lure was present.</w:t>
      </w:r>
    </w:p>
    <w:p w14:paraId="2716F063" w14:textId="5E979D7C" w:rsidR="002912A7" w:rsidRPr="008F3316" w:rsidRDefault="0077224B" w:rsidP="00693F00">
      <w:pPr>
        <w:pStyle w:val="ListParagraph"/>
        <w:numPr>
          <w:ilvl w:val="0"/>
          <w:numId w:val="3"/>
        </w:numPr>
        <w:rPr>
          <w:rFonts w:cstheme="minorHAnsi"/>
        </w:rPr>
      </w:pPr>
      <w:r>
        <w:rPr>
          <w:rFonts w:cstheme="minorHAnsi"/>
        </w:rPr>
        <w:t xml:space="preserve">By using multiple </w:t>
      </w:r>
      <w:proofErr w:type="gramStart"/>
      <w:r>
        <w:rPr>
          <w:rFonts w:cstheme="minorHAnsi"/>
        </w:rPr>
        <w:t>metrics</w:t>
      </w:r>
      <w:proofErr w:type="gramEnd"/>
      <w:r w:rsidR="002912A7" w:rsidRPr="008F3316">
        <w:rPr>
          <w:rFonts w:cstheme="minorHAnsi"/>
        </w:rPr>
        <w:t xml:space="preserve"> we were able to better understand how wildlife respond to lure while camera trapping, </w:t>
      </w:r>
      <w:r w:rsidR="00427DFF">
        <w:rPr>
          <w:rFonts w:cstheme="minorHAnsi"/>
        </w:rPr>
        <w:t>much more thoroughly than would be possible</w:t>
      </w:r>
      <w:r w:rsidR="002912A7" w:rsidRPr="008F3316">
        <w:rPr>
          <w:rFonts w:cstheme="minorHAnsi"/>
        </w:rPr>
        <w:t xml:space="preserve"> </w:t>
      </w:r>
      <w:r w:rsidR="00EA40AB" w:rsidRPr="008F3316">
        <w:rPr>
          <w:rFonts w:cstheme="minorHAnsi"/>
        </w:rPr>
        <w:t>with</w:t>
      </w:r>
      <w:r w:rsidR="002912A7" w:rsidRPr="008F3316">
        <w:rPr>
          <w:rFonts w:cstheme="minorHAnsi"/>
        </w:rPr>
        <w:t xml:space="preserve"> a single </w:t>
      </w:r>
      <w:r w:rsidR="00EA40AB" w:rsidRPr="008F3316">
        <w:rPr>
          <w:rFonts w:cstheme="minorHAnsi"/>
        </w:rPr>
        <w:t>metric</w:t>
      </w:r>
      <w:r w:rsidR="002912A7" w:rsidRPr="008F3316">
        <w:rPr>
          <w:rFonts w:cstheme="minorHAnsi"/>
        </w:rPr>
        <w:t xml:space="preserve">. Our results show that lure may not be as </w:t>
      </w:r>
      <w:r w:rsidR="00427DFF">
        <w:rPr>
          <w:rFonts w:cstheme="minorHAnsi"/>
        </w:rPr>
        <w:t>impactful</w:t>
      </w:r>
      <w:r w:rsidR="00427DFF" w:rsidRPr="008F3316">
        <w:rPr>
          <w:rFonts w:cstheme="minorHAnsi"/>
        </w:rPr>
        <w:t xml:space="preserve"> </w:t>
      </w:r>
      <w:r w:rsidR="002912A7" w:rsidRPr="008F3316">
        <w:rPr>
          <w:rFonts w:cstheme="minorHAnsi"/>
        </w:rPr>
        <w:t xml:space="preserve">as expected in terms of increasing detectability, but the choice to use lure </w:t>
      </w:r>
      <w:r w:rsidR="00427DFF">
        <w:rPr>
          <w:rFonts w:cstheme="minorHAnsi"/>
        </w:rPr>
        <w:t xml:space="preserve">should </w:t>
      </w:r>
      <w:r w:rsidR="002912A7" w:rsidRPr="008F3316">
        <w:rPr>
          <w:rFonts w:cstheme="minorHAnsi"/>
        </w:rPr>
        <w:t>likely depend on several factors, including the density of the study species,</w:t>
      </w:r>
      <w:r w:rsidR="006E4341">
        <w:rPr>
          <w:rFonts w:cstheme="minorHAnsi"/>
        </w:rPr>
        <w:t xml:space="preserve"> species life history,</w:t>
      </w:r>
      <w:r w:rsidR="002912A7" w:rsidRPr="008F3316">
        <w:rPr>
          <w:rFonts w:cstheme="minorHAnsi"/>
        </w:rPr>
        <w:t xml:space="preserve"> and the dynamics between the species studied.</w:t>
      </w:r>
    </w:p>
    <w:p w14:paraId="1045326F" w14:textId="6CC5E9CE" w:rsidR="00A62F9F" w:rsidRDefault="00A62F9F" w:rsidP="002633CF">
      <w:pPr>
        <w:contextualSpacing/>
        <w:rPr>
          <w:rFonts w:asciiTheme="minorHAnsi" w:hAnsiTheme="minorHAnsi" w:cstheme="minorHAnsi"/>
          <w:b/>
        </w:rPr>
      </w:pPr>
    </w:p>
    <w:p w14:paraId="7FA77499" w14:textId="7497FC6F" w:rsidR="008F5C7A" w:rsidRPr="008F5C7A" w:rsidRDefault="008F5C7A" w:rsidP="002633CF">
      <w:pPr>
        <w:contextualSpacing/>
        <w:rPr>
          <w:rFonts w:asciiTheme="minorHAnsi" w:hAnsiTheme="minorHAnsi" w:cstheme="minorHAnsi"/>
          <w:b/>
        </w:rPr>
      </w:pPr>
      <w:r>
        <w:rPr>
          <w:rFonts w:asciiTheme="minorHAnsi" w:hAnsiTheme="minorHAnsi" w:cstheme="minorHAnsi"/>
          <w:b/>
        </w:rPr>
        <w:t xml:space="preserve">Keywords: </w:t>
      </w:r>
      <w:r w:rsidRPr="008F5C7A">
        <w:rPr>
          <w:rFonts w:asciiTheme="minorHAnsi" w:hAnsiTheme="minorHAnsi" w:cstheme="minorHAnsi"/>
        </w:rPr>
        <w:t>Camera trapping, detection probability</w:t>
      </w:r>
      <w:r w:rsidR="00CC08C6" w:rsidRPr="008F5C7A">
        <w:rPr>
          <w:rFonts w:asciiTheme="minorHAnsi" w:hAnsiTheme="minorHAnsi" w:cstheme="minorHAnsi"/>
        </w:rPr>
        <w:t>, lure</w:t>
      </w:r>
      <w:r w:rsidR="00CC08C6">
        <w:rPr>
          <w:rFonts w:asciiTheme="minorHAnsi" w:hAnsiTheme="minorHAnsi" w:cstheme="minorHAnsi"/>
        </w:rPr>
        <w:t>,</w:t>
      </w:r>
      <w:r w:rsidRPr="008F5C7A">
        <w:rPr>
          <w:rFonts w:asciiTheme="minorHAnsi" w:hAnsiTheme="minorHAnsi" w:cstheme="minorHAnsi"/>
        </w:rPr>
        <w:t xml:space="preserve"> mammals, occupancy model, time-to-detection</w:t>
      </w:r>
    </w:p>
    <w:p w14:paraId="434A9047" w14:textId="71DE04F8" w:rsidR="00F778A5" w:rsidRDefault="00F778A5" w:rsidP="002633CF">
      <w:pPr>
        <w:pStyle w:val="Heading1"/>
        <w:contextualSpacing/>
        <w:rPr>
          <w:rFonts w:asciiTheme="minorHAnsi" w:hAnsiTheme="minorHAnsi" w:cstheme="minorHAnsi"/>
        </w:rPr>
      </w:pPr>
      <w:r w:rsidRPr="008F3316">
        <w:rPr>
          <w:rFonts w:asciiTheme="minorHAnsi" w:hAnsiTheme="minorHAnsi" w:cstheme="minorHAnsi"/>
        </w:rPr>
        <w:t>Introduction</w:t>
      </w:r>
    </w:p>
    <w:p w14:paraId="6D717F93" w14:textId="77777777" w:rsidR="00CC08C6" w:rsidRPr="00CC08C6" w:rsidRDefault="00CC08C6" w:rsidP="00CC08C6"/>
    <w:p w14:paraId="606410C0" w14:textId="32F3E4E7" w:rsidR="00C05F42" w:rsidRPr="008F3316" w:rsidRDefault="004B7F88" w:rsidP="002633CF">
      <w:pPr>
        <w:contextualSpacing/>
        <w:rPr>
          <w:rFonts w:asciiTheme="minorHAnsi" w:hAnsiTheme="minorHAnsi" w:cstheme="minorHAnsi"/>
        </w:rPr>
      </w:pPr>
      <w:r w:rsidRPr="008F3316">
        <w:rPr>
          <w:rFonts w:asciiTheme="minorHAnsi" w:hAnsiTheme="minorHAnsi" w:cstheme="minorHAnsi"/>
        </w:rPr>
        <w:t>M</w:t>
      </w:r>
      <w:r w:rsidR="005A2D32" w:rsidRPr="008F3316">
        <w:rPr>
          <w:rFonts w:asciiTheme="minorHAnsi" w:hAnsiTheme="minorHAnsi" w:cstheme="minorHAnsi"/>
        </w:rPr>
        <w:t>otion-triggered camera traps</w:t>
      </w:r>
      <w:r w:rsidR="009A557C" w:rsidRPr="008F3316">
        <w:rPr>
          <w:rFonts w:asciiTheme="minorHAnsi" w:hAnsiTheme="minorHAnsi" w:cstheme="minorHAnsi"/>
        </w:rPr>
        <w:t xml:space="preserve"> </w:t>
      </w:r>
      <w:r w:rsidR="005A2D32" w:rsidRPr="008F3316">
        <w:rPr>
          <w:rFonts w:asciiTheme="minorHAnsi" w:hAnsiTheme="minorHAnsi" w:cstheme="minorHAnsi"/>
        </w:rPr>
        <w:t xml:space="preserve">have become </w:t>
      </w:r>
      <w:r w:rsidR="0082489A" w:rsidRPr="008F3316">
        <w:rPr>
          <w:rFonts w:asciiTheme="minorHAnsi" w:hAnsiTheme="minorHAnsi" w:cstheme="minorHAnsi"/>
        </w:rPr>
        <w:t>a widely used</w:t>
      </w:r>
      <w:r w:rsidR="005A2D32" w:rsidRPr="008F3316">
        <w:rPr>
          <w:rFonts w:asciiTheme="minorHAnsi" w:hAnsiTheme="minorHAnsi" w:cstheme="minorHAnsi"/>
        </w:rPr>
        <w:t xml:space="preserve"> </w:t>
      </w:r>
      <w:r w:rsidR="00210CF7" w:rsidRPr="008F3316">
        <w:rPr>
          <w:rFonts w:asciiTheme="minorHAnsi" w:hAnsiTheme="minorHAnsi" w:cstheme="minorHAnsi"/>
        </w:rPr>
        <w:t xml:space="preserve">tool for </w:t>
      </w:r>
      <w:r w:rsidR="005B19F3" w:rsidRPr="008F3316">
        <w:rPr>
          <w:rFonts w:asciiTheme="minorHAnsi" w:hAnsiTheme="minorHAnsi" w:cstheme="minorHAnsi"/>
        </w:rPr>
        <w:t>ecological research</w:t>
      </w:r>
      <w:r w:rsidR="009A557C" w:rsidRPr="008F3316">
        <w:rPr>
          <w:rFonts w:asciiTheme="minorHAnsi" w:hAnsiTheme="minorHAnsi" w:cstheme="minorHAnsi"/>
        </w:rPr>
        <w:t xml:space="preserve"> </w:t>
      </w:r>
      <w:r w:rsidR="0082489A" w:rsidRPr="008F3316">
        <w:rPr>
          <w:rFonts w:asciiTheme="minorHAnsi" w:hAnsiTheme="minorHAnsi" w:cstheme="minorHAnsi"/>
        </w:rPr>
        <w:t>and</w:t>
      </w:r>
      <w:r w:rsidR="00CC08C6">
        <w:rPr>
          <w:rFonts w:asciiTheme="minorHAnsi" w:hAnsiTheme="minorHAnsi" w:cstheme="minorHAnsi"/>
        </w:rPr>
        <w:t xml:space="preserve"> are a regularly adopted methodology for</w:t>
      </w:r>
      <w:r w:rsidR="0082489A" w:rsidRPr="008F3316">
        <w:rPr>
          <w:rFonts w:asciiTheme="minorHAnsi" w:hAnsiTheme="minorHAnsi" w:cstheme="minorHAnsi"/>
        </w:rPr>
        <w:t xml:space="preserve"> large-scale biodiversity monitoring projects </w:t>
      </w:r>
      <w:r w:rsidR="005A2D32" w:rsidRPr="008F3316">
        <w:rPr>
          <w:rFonts w:asciiTheme="minorHAnsi" w:hAnsiTheme="minorHAnsi" w:cstheme="minorHAnsi"/>
        </w:rPr>
        <w:t>(</w:t>
      </w:r>
      <w:r w:rsidR="0082489A" w:rsidRPr="008F3316">
        <w:rPr>
          <w:rFonts w:asciiTheme="minorHAnsi" w:hAnsiTheme="minorHAnsi" w:cstheme="minorHAnsi"/>
        </w:rPr>
        <w:t>O’Brien et al.</w:t>
      </w:r>
      <w:r w:rsidR="00CC08C6">
        <w:rPr>
          <w:rFonts w:asciiTheme="minorHAnsi" w:hAnsiTheme="minorHAnsi" w:cstheme="minorHAnsi"/>
        </w:rPr>
        <w:t>,</w:t>
      </w:r>
      <w:r w:rsidR="0082489A" w:rsidRPr="008F3316">
        <w:rPr>
          <w:rFonts w:asciiTheme="minorHAnsi" w:hAnsiTheme="minorHAnsi" w:cstheme="minorHAnsi"/>
        </w:rPr>
        <w:t xml:space="preserve"> 2010; </w:t>
      </w:r>
      <w:proofErr w:type="spellStart"/>
      <w:r w:rsidR="00A62F9F" w:rsidRPr="008F3316">
        <w:rPr>
          <w:rFonts w:asciiTheme="minorHAnsi" w:hAnsiTheme="minorHAnsi" w:cstheme="minorHAnsi"/>
        </w:rPr>
        <w:t>O’Connel</w:t>
      </w:r>
      <w:proofErr w:type="spellEnd"/>
      <w:r w:rsidR="00A62F9F" w:rsidRPr="008F3316">
        <w:rPr>
          <w:rFonts w:asciiTheme="minorHAnsi" w:hAnsiTheme="minorHAnsi" w:cstheme="minorHAnsi"/>
        </w:rPr>
        <w:t xml:space="preserve"> et al.</w:t>
      </w:r>
      <w:r w:rsidR="00CC08C6">
        <w:rPr>
          <w:rFonts w:asciiTheme="minorHAnsi" w:hAnsiTheme="minorHAnsi" w:cstheme="minorHAnsi"/>
        </w:rPr>
        <w:t>,</w:t>
      </w:r>
      <w:r w:rsidR="00A62F9F" w:rsidRPr="008F3316">
        <w:rPr>
          <w:rFonts w:asciiTheme="minorHAnsi" w:hAnsiTheme="minorHAnsi" w:cstheme="minorHAnsi"/>
        </w:rPr>
        <w:t xml:space="preserve"> 2010</w:t>
      </w:r>
      <w:r w:rsidR="0082489A" w:rsidRPr="008F3316">
        <w:rPr>
          <w:rFonts w:asciiTheme="minorHAnsi" w:hAnsiTheme="minorHAnsi" w:cstheme="minorHAnsi"/>
        </w:rPr>
        <w:t>; Magle et al.</w:t>
      </w:r>
      <w:r w:rsidR="00CC08C6">
        <w:rPr>
          <w:rFonts w:asciiTheme="minorHAnsi" w:hAnsiTheme="minorHAnsi" w:cstheme="minorHAnsi"/>
        </w:rPr>
        <w:t>,</w:t>
      </w:r>
      <w:r w:rsidR="0082489A" w:rsidRPr="008F3316">
        <w:rPr>
          <w:rFonts w:asciiTheme="minorHAnsi" w:hAnsiTheme="minorHAnsi" w:cstheme="minorHAnsi"/>
        </w:rPr>
        <w:t xml:space="preserve"> 2019</w:t>
      </w:r>
      <w:r w:rsidR="005A2D32" w:rsidRPr="008F3316">
        <w:rPr>
          <w:rFonts w:asciiTheme="minorHAnsi" w:hAnsiTheme="minorHAnsi" w:cstheme="minorHAnsi"/>
        </w:rPr>
        <w:t xml:space="preserve">). </w:t>
      </w:r>
      <w:r w:rsidR="008D331A" w:rsidRPr="008F3316">
        <w:rPr>
          <w:rFonts w:asciiTheme="minorHAnsi" w:hAnsiTheme="minorHAnsi" w:cstheme="minorHAnsi"/>
        </w:rPr>
        <w:t>A</w:t>
      </w:r>
      <w:r w:rsidR="00210CF7" w:rsidRPr="008F3316">
        <w:rPr>
          <w:rFonts w:asciiTheme="minorHAnsi" w:hAnsiTheme="minorHAnsi" w:cstheme="minorHAnsi"/>
        </w:rPr>
        <w:t>s a</w:t>
      </w:r>
      <w:r w:rsidR="005B19F3" w:rsidRPr="008F3316">
        <w:rPr>
          <w:rFonts w:asciiTheme="minorHAnsi" w:hAnsiTheme="minorHAnsi" w:cstheme="minorHAnsi"/>
        </w:rPr>
        <w:t>n alternative to live trapping, c</w:t>
      </w:r>
      <w:r w:rsidR="00C722DD" w:rsidRPr="008F3316">
        <w:rPr>
          <w:rFonts w:asciiTheme="minorHAnsi" w:hAnsiTheme="minorHAnsi" w:cstheme="minorHAnsi"/>
        </w:rPr>
        <w:t xml:space="preserve">amera traps </w:t>
      </w:r>
      <w:r w:rsidR="00210CF7" w:rsidRPr="008F3316">
        <w:rPr>
          <w:rFonts w:asciiTheme="minorHAnsi" w:hAnsiTheme="minorHAnsi" w:cstheme="minorHAnsi"/>
        </w:rPr>
        <w:t>passively sample</w:t>
      </w:r>
      <w:r w:rsidR="00C722DD" w:rsidRPr="008F3316">
        <w:rPr>
          <w:rFonts w:asciiTheme="minorHAnsi" w:hAnsiTheme="minorHAnsi" w:cstheme="minorHAnsi"/>
        </w:rPr>
        <w:t xml:space="preserve"> </w:t>
      </w:r>
      <w:r w:rsidR="0082489A" w:rsidRPr="008F3316">
        <w:rPr>
          <w:rFonts w:asciiTheme="minorHAnsi" w:hAnsiTheme="minorHAnsi" w:cstheme="minorHAnsi"/>
        </w:rPr>
        <w:t xml:space="preserve">numerous </w:t>
      </w:r>
      <w:r w:rsidR="00C722DD" w:rsidRPr="008F3316">
        <w:rPr>
          <w:rFonts w:asciiTheme="minorHAnsi" w:hAnsiTheme="minorHAnsi" w:cstheme="minorHAnsi"/>
        </w:rPr>
        <w:t>locations</w:t>
      </w:r>
      <w:r w:rsidR="0082489A" w:rsidRPr="008F3316">
        <w:rPr>
          <w:rFonts w:asciiTheme="minorHAnsi" w:hAnsiTheme="minorHAnsi" w:cstheme="minorHAnsi"/>
        </w:rPr>
        <w:t xml:space="preserve"> simultaneously</w:t>
      </w:r>
      <w:r w:rsidR="00C722DD" w:rsidRPr="008F3316">
        <w:rPr>
          <w:rFonts w:asciiTheme="minorHAnsi" w:hAnsiTheme="minorHAnsi" w:cstheme="minorHAnsi"/>
        </w:rPr>
        <w:t xml:space="preserve"> and </w:t>
      </w:r>
      <w:r w:rsidR="009A557C" w:rsidRPr="008F3316">
        <w:rPr>
          <w:rFonts w:asciiTheme="minorHAnsi" w:hAnsiTheme="minorHAnsi" w:cstheme="minorHAnsi"/>
        </w:rPr>
        <w:t>do not require the physical restraint of an organism</w:t>
      </w:r>
      <w:r w:rsidR="00210CF7" w:rsidRPr="008F3316">
        <w:rPr>
          <w:rFonts w:asciiTheme="minorHAnsi" w:hAnsiTheme="minorHAnsi" w:cstheme="minorHAnsi"/>
        </w:rPr>
        <w:softHyphen/>
        <w:t>–</w:t>
      </w:r>
      <w:r w:rsidR="009A557C" w:rsidRPr="008F3316">
        <w:rPr>
          <w:rFonts w:asciiTheme="minorHAnsi" w:hAnsiTheme="minorHAnsi" w:cstheme="minorHAnsi"/>
        </w:rPr>
        <w:t>t</w:t>
      </w:r>
      <w:r w:rsidR="00C722DD" w:rsidRPr="008F3316">
        <w:rPr>
          <w:rFonts w:asciiTheme="minorHAnsi" w:hAnsiTheme="minorHAnsi" w:cstheme="minorHAnsi"/>
        </w:rPr>
        <w:t>hereby</w:t>
      </w:r>
      <w:r w:rsidR="009A557C" w:rsidRPr="008F3316">
        <w:rPr>
          <w:rFonts w:asciiTheme="minorHAnsi" w:hAnsiTheme="minorHAnsi" w:cstheme="minorHAnsi"/>
        </w:rPr>
        <w:t xml:space="preserve"> eliminat</w:t>
      </w:r>
      <w:r w:rsidR="00C722DD" w:rsidRPr="008F3316">
        <w:rPr>
          <w:rFonts w:asciiTheme="minorHAnsi" w:hAnsiTheme="minorHAnsi" w:cstheme="minorHAnsi"/>
        </w:rPr>
        <w:t>ing the</w:t>
      </w:r>
      <w:r w:rsidR="009A557C" w:rsidRPr="008F3316">
        <w:rPr>
          <w:rFonts w:asciiTheme="minorHAnsi" w:hAnsiTheme="minorHAnsi" w:cstheme="minorHAnsi"/>
        </w:rPr>
        <w:t xml:space="preserve"> chances of trap-mortality or injury.</w:t>
      </w:r>
      <w:r w:rsidR="00532833" w:rsidRPr="008F3316">
        <w:rPr>
          <w:rFonts w:asciiTheme="minorHAnsi" w:hAnsiTheme="minorHAnsi" w:cstheme="minorHAnsi"/>
        </w:rPr>
        <w:t xml:space="preserve"> </w:t>
      </w:r>
      <w:r w:rsidR="0082489A" w:rsidRPr="008F3316">
        <w:rPr>
          <w:rFonts w:asciiTheme="minorHAnsi" w:hAnsiTheme="minorHAnsi" w:cstheme="minorHAnsi"/>
        </w:rPr>
        <w:t xml:space="preserve">Further, </w:t>
      </w:r>
      <w:r w:rsidR="007A6BA1" w:rsidRPr="008F3316">
        <w:rPr>
          <w:rFonts w:asciiTheme="minorHAnsi" w:hAnsiTheme="minorHAnsi" w:cstheme="minorHAnsi"/>
        </w:rPr>
        <w:t>camera traps are relatively easy to deploy and can answer many questions about wildlife distribution, abundance, or community composition (Bailey et al.</w:t>
      </w:r>
      <w:r w:rsidR="00CC08C6">
        <w:rPr>
          <w:rFonts w:asciiTheme="minorHAnsi" w:hAnsiTheme="minorHAnsi" w:cstheme="minorHAnsi"/>
        </w:rPr>
        <w:t>,</w:t>
      </w:r>
      <w:r w:rsidR="007A6BA1" w:rsidRPr="008F3316">
        <w:rPr>
          <w:rFonts w:asciiTheme="minorHAnsi" w:hAnsiTheme="minorHAnsi" w:cstheme="minorHAnsi"/>
        </w:rPr>
        <w:t xml:space="preserve"> 2014</w:t>
      </w:r>
      <w:r w:rsidR="00CC08C6">
        <w:rPr>
          <w:rFonts w:asciiTheme="minorHAnsi" w:hAnsiTheme="minorHAnsi" w:cstheme="minorHAnsi"/>
        </w:rPr>
        <w:t>;</w:t>
      </w:r>
      <w:r w:rsidR="007A6BA1" w:rsidRPr="008F3316">
        <w:rPr>
          <w:rFonts w:asciiTheme="minorHAnsi" w:hAnsiTheme="minorHAnsi" w:cstheme="minorHAnsi"/>
        </w:rPr>
        <w:t xml:space="preserve"> Burton et al.</w:t>
      </w:r>
      <w:r w:rsidR="00CC08C6">
        <w:rPr>
          <w:rFonts w:asciiTheme="minorHAnsi" w:hAnsiTheme="minorHAnsi" w:cstheme="minorHAnsi"/>
        </w:rPr>
        <w:t>,</w:t>
      </w:r>
      <w:r w:rsidR="007A6BA1" w:rsidRPr="008F3316">
        <w:rPr>
          <w:rFonts w:asciiTheme="minorHAnsi" w:hAnsiTheme="minorHAnsi" w:cstheme="minorHAnsi"/>
        </w:rPr>
        <w:t xml:space="preserve"> 2015</w:t>
      </w:r>
      <w:r w:rsidR="00D706F9">
        <w:rPr>
          <w:rFonts w:asciiTheme="minorHAnsi" w:hAnsiTheme="minorHAnsi" w:cstheme="minorHAnsi"/>
        </w:rPr>
        <w:t>;</w:t>
      </w:r>
      <w:r w:rsidR="007A6BA1" w:rsidRPr="008F3316">
        <w:rPr>
          <w:rFonts w:asciiTheme="minorHAnsi" w:hAnsiTheme="minorHAnsi" w:cstheme="minorHAnsi"/>
        </w:rPr>
        <w:t xml:space="preserve"> Fidino</w:t>
      </w:r>
      <w:r w:rsidR="00D706F9">
        <w:rPr>
          <w:rFonts w:asciiTheme="minorHAnsi" w:hAnsiTheme="minorHAnsi" w:cstheme="minorHAnsi"/>
        </w:rPr>
        <w:t xml:space="preserve">, </w:t>
      </w:r>
      <w:proofErr w:type="spellStart"/>
      <w:r w:rsidR="00D706F9">
        <w:rPr>
          <w:rFonts w:asciiTheme="minorHAnsi" w:hAnsiTheme="minorHAnsi" w:cstheme="minorHAnsi"/>
        </w:rPr>
        <w:t>Simonis</w:t>
      </w:r>
      <w:proofErr w:type="spellEnd"/>
      <w:r w:rsidR="00D706F9">
        <w:rPr>
          <w:rFonts w:asciiTheme="minorHAnsi" w:hAnsiTheme="minorHAnsi" w:cstheme="minorHAnsi"/>
        </w:rPr>
        <w:t>, and Magle,</w:t>
      </w:r>
      <w:r w:rsidR="007A6BA1" w:rsidRPr="008F3316">
        <w:rPr>
          <w:rFonts w:asciiTheme="minorHAnsi" w:hAnsiTheme="minorHAnsi" w:cstheme="minorHAnsi"/>
        </w:rPr>
        <w:t xml:space="preserve"> 2019)</w:t>
      </w:r>
      <w:r w:rsidR="00532833" w:rsidRPr="008F3316">
        <w:rPr>
          <w:rFonts w:asciiTheme="minorHAnsi" w:hAnsiTheme="minorHAnsi" w:cstheme="minorHAnsi"/>
        </w:rPr>
        <w:t>.</w:t>
      </w:r>
      <w:r w:rsidR="009A557C" w:rsidRPr="008F3316">
        <w:rPr>
          <w:rFonts w:asciiTheme="minorHAnsi" w:hAnsiTheme="minorHAnsi" w:cstheme="minorHAnsi"/>
        </w:rPr>
        <w:t xml:space="preserve"> </w:t>
      </w:r>
      <w:r w:rsidR="00D16EC2" w:rsidRPr="008F3316">
        <w:rPr>
          <w:rFonts w:asciiTheme="minorHAnsi" w:hAnsiTheme="minorHAnsi" w:cstheme="minorHAnsi"/>
        </w:rPr>
        <w:t xml:space="preserve"> </w:t>
      </w:r>
      <w:r w:rsidR="007A6BA1" w:rsidRPr="008F3316">
        <w:rPr>
          <w:rFonts w:asciiTheme="minorHAnsi" w:hAnsiTheme="minorHAnsi" w:cstheme="minorHAnsi"/>
        </w:rPr>
        <w:t>However</w:t>
      </w:r>
      <w:r w:rsidR="00A80F18" w:rsidRPr="008F3316">
        <w:rPr>
          <w:rFonts w:asciiTheme="minorHAnsi" w:hAnsiTheme="minorHAnsi" w:cstheme="minorHAnsi"/>
        </w:rPr>
        <w:t xml:space="preserve">, as with any wildlife survey technique, </w:t>
      </w:r>
      <w:r w:rsidR="00D16EC2" w:rsidRPr="008F3316">
        <w:rPr>
          <w:rFonts w:asciiTheme="minorHAnsi" w:hAnsiTheme="minorHAnsi" w:cstheme="minorHAnsi"/>
        </w:rPr>
        <w:t>camera traps</w:t>
      </w:r>
      <w:r w:rsidR="00A80F18" w:rsidRPr="008F3316">
        <w:rPr>
          <w:rFonts w:asciiTheme="minorHAnsi" w:hAnsiTheme="minorHAnsi" w:cstheme="minorHAnsi"/>
        </w:rPr>
        <w:t xml:space="preserve"> are subject to sampling error which, if not accounted for, can lead to biased estimates in occupancy or abundance (</w:t>
      </w:r>
      <w:r w:rsidR="00A80F18" w:rsidRPr="008F5C7A">
        <w:rPr>
          <w:rFonts w:asciiTheme="minorHAnsi" w:hAnsiTheme="minorHAnsi" w:cstheme="minorHAnsi"/>
          <w:color w:val="222222"/>
          <w:szCs w:val="20"/>
          <w:shd w:val="clear" w:color="auto" w:fill="FFFFFF"/>
        </w:rPr>
        <w:t>Auger-</w:t>
      </w:r>
      <w:proofErr w:type="spellStart"/>
      <w:r w:rsidR="00A80F18" w:rsidRPr="008F5C7A">
        <w:rPr>
          <w:rFonts w:asciiTheme="minorHAnsi" w:hAnsiTheme="minorHAnsi" w:cstheme="minorHAnsi"/>
          <w:color w:val="222222"/>
          <w:szCs w:val="20"/>
          <w:shd w:val="clear" w:color="auto" w:fill="FFFFFF"/>
        </w:rPr>
        <w:t>Méthé</w:t>
      </w:r>
      <w:proofErr w:type="spellEnd"/>
      <w:r w:rsidR="00A80F18" w:rsidRPr="008F5C7A">
        <w:rPr>
          <w:rFonts w:asciiTheme="minorHAnsi" w:hAnsiTheme="minorHAnsi" w:cstheme="minorHAnsi"/>
          <w:color w:val="222222"/>
          <w:szCs w:val="20"/>
          <w:shd w:val="clear" w:color="auto" w:fill="FFFFFF"/>
        </w:rPr>
        <w:t xml:space="preserve"> 2016, </w:t>
      </w:r>
      <w:proofErr w:type="spellStart"/>
      <w:r w:rsidR="00A80F18" w:rsidRPr="008F3316">
        <w:rPr>
          <w:rFonts w:asciiTheme="minorHAnsi" w:hAnsiTheme="minorHAnsi" w:cstheme="minorHAnsi"/>
        </w:rPr>
        <w:t>MacKenzie</w:t>
      </w:r>
      <w:proofErr w:type="spellEnd"/>
      <w:r w:rsidR="00A80F18" w:rsidRPr="008F3316">
        <w:rPr>
          <w:rFonts w:asciiTheme="minorHAnsi" w:hAnsiTheme="minorHAnsi" w:cstheme="minorHAnsi"/>
        </w:rPr>
        <w:t xml:space="preserve"> et al. 2017</w:t>
      </w:r>
      <w:r w:rsidR="00A80F18" w:rsidRPr="008F5C7A">
        <w:rPr>
          <w:rFonts w:asciiTheme="minorHAnsi" w:hAnsiTheme="minorHAnsi" w:cstheme="minorHAnsi"/>
          <w:color w:val="222222"/>
          <w:sz w:val="20"/>
          <w:szCs w:val="20"/>
          <w:shd w:val="clear" w:color="auto" w:fill="FFFFFF"/>
        </w:rPr>
        <w:t>)</w:t>
      </w:r>
      <w:r w:rsidR="007A6BA1" w:rsidRPr="008F5C7A">
        <w:rPr>
          <w:rFonts w:asciiTheme="minorHAnsi" w:hAnsiTheme="minorHAnsi" w:cstheme="minorHAnsi"/>
          <w:color w:val="222222"/>
          <w:sz w:val="20"/>
          <w:szCs w:val="20"/>
          <w:shd w:val="clear" w:color="auto" w:fill="FFFFFF"/>
        </w:rPr>
        <w:t>.</w:t>
      </w:r>
      <w:r w:rsidR="00A80F18" w:rsidRPr="008F3316">
        <w:rPr>
          <w:rFonts w:asciiTheme="minorHAnsi" w:hAnsiTheme="minorHAnsi" w:cstheme="minorHAnsi"/>
        </w:rPr>
        <w:t xml:space="preserve"> </w:t>
      </w:r>
    </w:p>
    <w:p w14:paraId="61CDBF73" w14:textId="77777777" w:rsidR="00C05F42" w:rsidRPr="008F5C7A" w:rsidRDefault="00C05F42" w:rsidP="002633CF">
      <w:pPr>
        <w:contextualSpacing/>
        <w:rPr>
          <w:rFonts w:asciiTheme="minorHAnsi" w:hAnsiTheme="minorHAnsi" w:cstheme="minorHAnsi"/>
        </w:rPr>
      </w:pPr>
    </w:p>
    <w:p w14:paraId="3E0B9EE9" w14:textId="1D1AD1BF" w:rsidR="005A2D32" w:rsidRPr="008F5C7A" w:rsidRDefault="007A6BA1" w:rsidP="00C05F42">
      <w:pPr>
        <w:ind w:firstLine="720"/>
        <w:contextualSpacing/>
        <w:rPr>
          <w:rFonts w:asciiTheme="minorHAnsi" w:hAnsiTheme="minorHAnsi" w:cstheme="minorHAnsi"/>
        </w:rPr>
      </w:pPr>
      <w:r w:rsidRPr="008F5C7A">
        <w:rPr>
          <w:rFonts w:asciiTheme="minorHAnsi" w:hAnsiTheme="minorHAnsi" w:cstheme="minorHAnsi"/>
        </w:rPr>
        <w:lastRenderedPageBreak/>
        <w:t>Above all sources of sampling error, camera traps are subject to imperfect detection</w:t>
      </w:r>
      <w:r w:rsidR="00C05F42" w:rsidRPr="008F5C7A">
        <w:rPr>
          <w:rFonts w:asciiTheme="minorHAnsi" w:hAnsiTheme="minorHAnsi" w:cstheme="minorHAnsi"/>
        </w:rPr>
        <w:t>–</w:t>
      </w:r>
      <w:r w:rsidRPr="008F5C7A">
        <w:rPr>
          <w:rFonts w:asciiTheme="minorHAnsi" w:hAnsiTheme="minorHAnsi" w:cstheme="minorHAnsi"/>
        </w:rPr>
        <w:t xml:space="preserve"> wherein some species </w:t>
      </w:r>
      <w:r w:rsidR="00B619EB">
        <w:rPr>
          <w:rFonts w:asciiTheme="minorHAnsi" w:hAnsiTheme="minorHAnsi" w:cstheme="minorHAnsi"/>
        </w:rPr>
        <w:t>that</w:t>
      </w:r>
      <w:r w:rsidR="00436CD8" w:rsidRPr="008F5C7A">
        <w:rPr>
          <w:rFonts w:asciiTheme="minorHAnsi" w:hAnsiTheme="minorHAnsi" w:cstheme="minorHAnsi"/>
        </w:rPr>
        <w:t xml:space="preserve"> are present in a sampled habitat patch</w:t>
      </w:r>
      <w:r w:rsidR="00CC08C6">
        <w:rPr>
          <w:rFonts w:asciiTheme="minorHAnsi" w:hAnsiTheme="minorHAnsi" w:cstheme="minorHAnsi"/>
        </w:rPr>
        <w:t xml:space="preserve"> a</w:t>
      </w:r>
      <w:r w:rsidR="00D706F9">
        <w:rPr>
          <w:rFonts w:asciiTheme="minorHAnsi" w:hAnsiTheme="minorHAnsi" w:cstheme="minorHAnsi"/>
        </w:rPr>
        <w:t>re</w:t>
      </w:r>
      <w:r w:rsidR="00CC08C6">
        <w:rPr>
          <w:rFonts w:asciiTheme="minorHAnsi" w:hAnsiTheme="minorHAnsi" w:cstheme="minorHAnsi"/>
        </w:rPr>
        <w:t xml:space="preserve"> not detected</w:t>
      </w:r>
      <w:r w:rsidR="00436CD8" w:rsidRPr="008F5C7A">
        <w:rPr>
          <w:rFonts w:asciiTheme="minorHAnsi" w:hAnsiTheme="minorHAnsi" w:cstheme="minorHAnsi"/>
        </w:rPr>
        <w:t xml:space="preserve"> </w:t>
      </w:r>
      <w:r w:rsidRPr="008F5C7A">
        <w:rPr>
          <w:rFonts w:asciiTheme="minorHAnsi" w:hAnsiTheme="minorHAnsi" w:cstheme="minorHAnsi"/>
        </w:rPr>
        <w:t xml:space="preserve">(Burton et al. 2015). </w:t>
      </w:r>
      <w:r w:rsidR="00C05F42" w:rsidRPr="008F5C7A">
        <w:rPr>
          <w:rFonts w:asciiTheme="minorHAnsi" w:hAnsiTheme="minorHAnsi" w:cstheme="minorHAnsi"/>
        </w:rPr>
        <w:t xml:space="preserve">While imperfect detection may be partly addressed </w:t>
      </w:r>
      <w:r w:rsidR="00436CD8" w:rsidRPr="008F5C7A">
        <w:rPr>
          <w:rFonts w:asciiTheme="minorHAnsi" w:hAnsiTheme="minorHAnsi" w:cstheme="minorHAnsi"/>
        </w:rPr>
        <w:t>during data analysis</w:t>
      </w:r>
      <w:r w:rsidR="00C05F42" w:rsidRPr="008F5C7A">
        <w:rPr>
          <w:rFonts w:asciiTheme="minorHAnsi" w:hAnsiTheme="minorHAnsi" w:cstheme="minorHAnsi"/>
        </w:rPr>
        <w:t xml:space="preserve"> (</w:t>
      </w:r>
      <w:proofErr w:type="spellStart"/>
      <w:r w:rsidR="00C05F42" w:rsidRPr="008F5C7A">
        <w:rPr>
          <w:rFonts w:asciiTheme="minorHAnsi" w:hAnsiTheme="minorHAnsi" w:cstheme="minorHAnsi"/>
        </w:rPr>
        <w:t>MacKenzie</w:t>
      </w:r>
      <w:proofErr w:type="spellEnd"/>
      <w:r w:rsidR="00C05F42" w:rsidRPr="008F5C7A">
        <w:rPr>
          <w:rFonts w:asciiTheme="minorHAnsi" w:hAnsiTheme="minorHAnsi" w:cstheme="minorHAnsi"/>
        </w:rPr>
        <w:t xml:space="preserve"> et al. 2017), </w:t>
      </w:r>
      <w:r w:rsidR="00CE58B5" w:rsidRPr="008F5C7A">
        <w:rPr>
          <w:rFonts w:asciiTheme="minorHAnsi" w:hAnsiTheme="minorHAnsi" w:cstheme="minorHAnsi"/>
        </w:rPr>
        <w:t>camera trapping surveys</w:t>
      </w:r>
      <w:r w:rsidR="00427DFF">
        <w:rPr>
          <w:rFonts w:asciiTheme="minorHAnsi" w:hAnsiTheme="minorHAnsi" w:cstheme="minorHAnsi"/>
        </w:rPr>
        <w:t xml:space="preserve"> can</w:t>
      </w:r>
      <w:r w:rsidR="00C05F42" w:rsidRPr="008F5C7A">
        <w:rPr>
          <w:rFonts w:asciiTheme="minorHAnsi" w:hAnsiTheme="minorHAnsi" w:cstheme="minorHAnsi"/>
        </w:rPr>
        <w:t xml:space="preserve"> also</w:t>
      </w:r>
      <w:r w:rsidR="00CE58B5" w:rsidRPr="008F5C7A">
        <w:rPr>
          <w:rFonts w:asciiTheme="minorHAnsi" w:hAnsiTheme="minorHAnsi" w:cstheme="minorHAnsi"/>
        </w:rPr>
        <w:t xml:space="preserve"> </w:t>
      </w:r>
      <w:r w:rsidR="00427DFF">
        <w:rPr>
          <w:rFonts w:asciiTheme="minorHAnsi" w:hAnsiTheme="minorHAnsi" w:cstheme="minorHAnsi"/>
        </w:rPr>
        <w:t>investigate</w:t>
      </w:r>
      <w:r w:rsidR="00CE58B5" w:rsidRPr="008F5C7A">
        <w:rPr>
          <w:rFonts w:asciiTheme="minorHAnsi" w:hAnsiTheme="minorHAnsi" w:cstheme="minorHAnsi"/>
        </w:rPr>
        <w:t xml:space="preserve"> ways to increase </w:t>
      </w:r>
      <w:r w:rsidR="002137F5" w:rsidRPr="008F5C7A">
        <w:rPr>
          <w:rFonts w:asciiTheme="minorHAnsi" w:hAnsiTheme="minorHAnsi" w:cstheme="minorHAnsi"/>
        </w:rPr>
        <w:t>species detectability</w:t>
      </w:r>
      <w:r w:rsidR="00CE58B5" w:rsidRPr="008F5C7A">
        <w:rPr>
          <w:rFonts w:asciiTheme="minorHAnsi" w:hAnsiTheme="minorHAnsi" w:cstheme="minorHAnsi"/>
        </w:rPr>
        <w:t xml:space="preserve"> </w:t>
      </w:r>
      <w:r w:rsidR="00EE6157" w:rsidRPr="008F5C7A">
        <w:rPr>
          <w:rFonts w:asciiTheme="minorHAnsi" w:hAnsiTheme="minorHAnsi" w:cstheme="minorHAnsi"/>
        </w:rPr>
        <w:t>as part of their</w:t>
      </w:r>
      <w:r w:rsidR="00CE58B5" w:rsidRPr="008F5C7A">
        <w:rPr>
          <w:rFonts w:asciiTheme="minorHAnsi" w:hAnsiTheme="minorHAnsi" w:cstheme="minorHAnsi"/>
        </w:rPr>
        <w:t xml:space="preserve"> study design</w:t>
      </w:r>
      <w:r w:rsidR="004B44AC" w:rsidRPr="008F5C7A">
        <w:rPr>
          <w:rFonts w:asciiTheme="minorHAnsi" w:hAnsiTheme="minorHAnsi" w:cstheme="minorHAnsi"/>
        </w:rPr>
        <w:t xml:space="preserve"> (</w:t>
      </w:r>
      <w:proofErr w:type="spellStart"/>
      <w:r w:rsidR="00470091" w:rsidRPr="008F5C7A">
        <w:rPr>
          <w:rFonts w:asciiTheme="minorHAnsi" w:hAnsiTheme="minorHAnsi" w:cstheme="minorHAnsi"/>
        </w:rPr>
        <w:t>O’Connel</w:t>
      </w:r>
      <w:proofErr w:type="spellEnd"/>
      <w:r w:rsidR="00470091" w:rsidRPr="008F5C7A">
        <w:rPr>
          <w:rFonts w:asciiTheme="minorHAnsi" w:hAnsiTheme="minorHAnsi" w:cstheme="minorHAnsi"/>
        </w:rPr>
        <w:t xml:space="preserve"> et al.</w:t>
      </w:r>
      <w:r w:rsidR="00D706F9">
        <w:rPr>
          <w:rFonts w:asciiTheme="minorHAnsi" w:hAnsiTheme="minorHAnsi" w:cstheme="minorHAnsi"/>
        </w:rPr>
        <w:t>,</w:t>
      </w:r>
      <w:r w:rsidR="00470091" w:rsidRPr="008F5C7A">
        <w:rPr>
          <w:rFonts w:asciiTheme="minorHAnsi" w:hAnsiTheme="minorHAnsi" w:cstheme="minorHAnsi"/>
        </w:rPr>
        <w:t xml:space="preserve"> 20</w:t>
      </w:r>
      <w:r w:rsidR="005304C9" w:rsidRPr="008F5C7A">
        <w:rPr>
          <w:rFonts w:asciiTheme="minorHAnsi" w:hAnsiTheme="minorHAnsi" w:cstheme="minorHAnsi"/>
        </w:rPr>
        <w:t>10</w:t>
      </w:r>
      <w:r w:rsidR="00CC08C6">
        <w:rPr>
          <w:rFonts w:asciiTheme="minorHAnsi" w:hAnsiTheme="minorHAnsi" w:cstheme="minorHAnsi"/>
        </w:rPr>
        <w:t>;</w:t>
      </w:r>
      <w:r w:rsidR="00470091" w:rsidRPr="008F5C7A">
        <w:rPr>
          <w:rFonts w:asciiTheme="minorHAnsi" w:hAnsiTheme="minorHAnsi" w:cstheme="minorHAnsi"/>
        </w:rPr>
        <w:t xml:space="preserve"> </w:t>
      </w:r>
      <w:proofErr w:type="spellStart"/>
      <w:r w:rsidR="00470091" w:rsidRPr="008F5C7A">
        <w:rPr>
          <w:rFonts w:asciiTheme="minorHAnsi" w:hAnsiTheme="minorHAnsi" w:cstheme="minorHAnsi"/>
        </w:rPr>
        <w:t>Hofmeester</w:t>
      </w:r>
      <w:proofErr w:type="spellEnd"/>
      <w:r w:rsidR="00470091" w:rsidRPr="008F5C7A">
        <w:rPr>
          <w:rFonts w:asciiTheme="minorHAnsi" w:hAnsiTheme="minorHAnsi" w:cstheme="minorHAnsi"/>
        </w:rPr>
        <w:t xml:space="preserve"> et al.</w:t>
      </w:r>
      <w:r w:rsidR="00D706F9">
        <w:rPr>
          <w:rFonts w:asciiTheme="minorHAnsi" w:hAnsiTheme="minorHAnsi" w:cstheme="minorHAnsi"/>
        </w:rPr>
        <w:t>,</w:t>
      </w:r>
      <w:r w:rsidR="00470091" w:rsidRPr="008F5C7A">
        <w:rPr>
          <w:rFonts w:asciiTheme="minorHAnsi" w:hAnsiTheme="minorHAnsi" w:cstheme="minorHAnsi"/>
        </w:rPr>
        <w:t xml:space="preserve"> 2019</w:t>
      </w:r>
      <w:r w:rsidR="004B44AC" w:rsidRPr="008F5C7A">
        <w:rPr>
          <w:rFonts w:asciiTheme="minorHAnsi" w:hAnsiTheme="minorHAnsi" w:cstheme="minorHAnsi"/>
        </w:rPr>
        <w:t>)</w:t>
      </w:r>
      <w:r w:rsidR="00CE58B5" w:rsidRPr="008F5C7A">
        <w:rPr>
          <w:rFonts w:asciiTheme="minorHAnsi" w:hAnsiTheme="minorHAnsi" w:cstheme="minorHAnsi"/>
        </w:rPr>
        <w:t>.</w:t>
      </w:r>
      <w:r w:rsidR="00D706F9">
        <w:rPr>
          <w:rFonts w:asciiTheme="minorHAnsi" w:hAnsiTheme="minorHAnsi" w:cstheme="minorHAnsi"/>
        </w:rPr>
        <w:t xml:space="preserve"> </w:t>
      </w:r>
      <w:r w:rsidR="0082489A" w:rsidRPr="008F5C7A">
        <w:rPr>
          <w:rFonts w:asciiTheme="minorHAnsi" w:hAnsiTheme="minorHAnsi" w:cstheme="minorHAnsi"/>
        </w:rPr>
        <w:t>The use of</w:t>
      </w:r>
      <w:r w:rsidR="00C722DD" w:rsidRPr="008F5C7A">
        <w:rPr>
          <w:rFonts w:asciiTheme="minorHAnsi" w:hAnsiTheme="minorHAnsi" w:cstheme="minorHAnsi"/>
        </w:rPr>
        <w:t xml:space="preserve"> </w:t>
      </w:r>
      <w:r w:rsidR="009A557C" w:rsidRPr="008F5C7A">
        <w:rPr>
          <w:rFonts w:asciiTheme="minorHAnsi" w:hAnsiTheme="minorHAnsi" w:cstheme="minorHAnsi"/>
        </w:rPr>
        <w:t>lures</w:t>
      </w:r>
      <w:r w:rsidR="00C722DD" w:rsidRPr="008F5C7A">
        <w:rPr>
          <w:rFonts w:asciiTheme="minorHAnsi" w:hAnsiTheme="minorHAnsi" w:cstheme="minorHAnsi"/>
        </w:rPr>
        <w:t xml:space="preserve"> </w:t>
      </w:r>
      <w:r w:rsidR="0082489A" w:rsidRPr="008F5C7A">
        <w:rPr>
          <w:rFonts w:asciiTheme="minorHAnsi" w:hAnsiTheme="minorHAnsi" w:cstheme="minorHAnsi"/>
        </w:rPr>
        <w:t>or</w:t>
      </w:r>
      <w:r w:rsidR="00C722DD" w:rsidRPr="008F5C7A">
        <w:rPr>
          <w:rFonts w:asciiTheme="minorHAnsi" w:hAnsiTheme="minorHAnsi" w:cstheme="minorHAnsi"/>
        </w:rPr>
        <w:t xml:space="preserve"> bait ha</w:t>
      </w:r>
      <w:r w:rsidR="0082489A" w:rsidRPr="008F5C7A">
        <w:rPr>
          <w:rFonts w:asciiTheme="minorHAnsi" w:hAnsiTheme="minorHAnsi" w:cstheme="minorHAnsi"/>
        </w:rPr>
        <w:t>s</w:t>
      </w:r>
      <w:r w:rsidR="00C722DD" w:rsidRPr="008F5C7A">
        <w:rPr>
          <w:rFonts w:asciiTheme="minorHAnsi" w:hAnsiTheme="minorHAnsi" w:cstheme="minorHAnsi"/>
        </w:rPr>
        <w:t xml:space="preserve"> been suggested to increase </w:t>
      </w:r>
      <w:r w:rsidR="00D706F9">
        <w:rPr>
          <w:rFonts w:asciiTheme="minorHAnsi" w:hAnsiTheme="minorHAnsi" w:cstheme="minorHAnsi"/>
        </w:rPr>
        <w:t xml:space="preserve">species detectability </w:t>
      </w:r>
      <w:r w:rsidR="00CA0015" w:rsidRPr="008F5C7A">
        <w:rPr>
          <w:rFonts w:asciiTheme="minorHAnsi" w:hAnsiTheme="minorHAnsi" w:cstheme="minorHAnsi"/>
        </w:rPr>
        <w:t>(</w:t>
      </w:r>
      <w:r w:rsidR="00DE0822" w:rsidRPr="008F5C7A">
        <w:rPr>
          <w:rFonts w:asciiTheme="minorHAnsi" w:hAnsiTheme="minorHAnsi" w:cstheme="minorHAnsi"/>
        </w:rPr>
        <w:t>Long et al. 2008</w:t>
      </w:r>
      <w:r w:rsidR="00CA0015" w:rsidRPr="008F5C7A">
        <w:rPr>
          <w:rFonts w:asciiTheme="minorHAnsi" w:hAnsiTheme="minorHAnsi" w:cstheme="minorHAnsi"/>
        </w:rPr>
        <w:t>)</w:t>
      </w:r>
      <w:r w:rsidR="00C722DD" w:rsidRPr="008F5C7A">
        <w:rPr>
          <w:rFonts w:asciiTheme="minorHAnsi" w:hAnsiTheme="minorHAnsi" w:cstheme="minorHAnsi"/>
        </w:rPr>
        <w:t>.</w:t>
      </w:r>
      <w:r w:rsidR="00436CD8" w:rsidRPr="008F5C7A">
        <w:rPr>
          <w:rFonts w:asciiTheme="minorHAnsi" w:hAnsiTheme="minorHAnsi" w:cstheme="minorHAnsi"/>
        </w:rPr>
        <w:t xml:space="preserve"> The primary motivation for using lures or bait stems from the notion that they will engage a species sense of smell, sight or hearing and therefore increase the chance a target species investigates the area </w:t>
      </w:r>
      <w:r w:rsidR="00427DFF">
        <w:rPr>
          <w:rFonts w:asciiTheme="minorHAnsi" w:hAnsiTheme="minorHAnsi" w:cstheme="minorHAnsi"/>
        </w:rPr>
        <w:t xml:space="preserve">where </w:t>
      </w:r>
      <w:r w:rsidR="00436CD8" w:rsidRPr="008F5C7A">
        <w:rPr>
          <w:rFonts w:asciiTheme="minorHAnsi" w:hAnsiTheme="minorHAnsi" w:cstheme="minorHAnsi"/>
        </w:rPr>
        <w:t xml:space="preserve">a camera is deployed (as reviewed by </w:t>
      </w:r>
      <w:proofErr w:type="spellStart"/>
      <w:r w:rsidR="00436CD8" w:rsidRPr="008F5C7A">
        <w:rPr>
          <w:rFonts w:asciiTheme="minorHAnsi" w:hAnsiTheme="minorHAnsi" w:cstheme="minorHAnsi"/>
        </w:rPr>
        <w:t>Schlexer</w:t>
      </w:r>
      <w:proofErr w:type="spellEnd"/>
      <w:r w:rsidR="00D706F9">
        <w:rPr>
          <w:rFonts w:asciiTheme="minorHAnsi" w:hAnsiTheme="minorHAnsi" w:cstheme="minorHAnsi"/>
        </w:rPr>
        <w:t>,</w:t>
      </w:r>
      <w:r w:rsidR="00436CD8" w:rsidRPr="008F5C7A">
        <w:rPr>
          <w:rFonts w:asciiTheme="minorHAnsi" w:hAnsiTheme="minorHAnsi" w:cstheme="minorHAnsi"/>
        </w:rPr>
        <w:t xml:space="preserve"> 2008).</w:t>
      </w:r>
      <w:r w:rsidR="009A557C" w:rsidRPr="008F5C7A">
        <w:rPr>
          <w:rFonts w:asciiTheme="minorHAnsi" w:hAnsiTheme="minorHAnsi" w:cstheme="minorHAnsi"/>
        </w:rPr>
        <w:t xml:space="preserve"> However, the reasoning behind the use of lures</w:t>
      </w:r>
      <w:r w:rsidR="00CA0015" w:rsidRPr="008F5C7A">
        <w:rPr>
          <w:rFonts w:asciiTheme="minorHAnsi" w:hAnsiTheme="minorHAnsi" w:cstheme="minorHAnsi"/>
        </w:rPr>
        <w:t xml:space="preserve"> or bait</w:t>
      </w:r>
      <w:r w:rsidR="009A557C" w:rsidRPr="008F5C7A">
        <w:rPr>
          <w:rFonts w:asciiTheme="minorHAnsi" w:hAnsiTheme="minorHAnsi" w:cstheme="minorHAnsi"/>
        </w:rPr>
        <w:t xml:space="preserve"> is mostly grounded in </w:t>
      </w:r>
      <w:r w:rsidR="0082489A" w:rsidRPr="008F5C7A">
        <w:rPr>
          <w:rFonts w:asciiTheme="minorHAnsi" w:hAnsiTheme="minorHAnsi" w:cstheme="minorHAnsi"/>
        </w:rPr>
        <w:t xml:space="preserve">anecdotal support </w:t>
      </w:r>
      <w:r w:rsidR="002E4E9F" w:rsidRPr="008F5C7A">
        <w:rPr>
          <w:rFonts w:asciiTheme="minorHAnsi" w:hAnsiTheme="minorHAnsi" w:cstheme="minorHAnsi"/>
        </w:rPr>
        <w:t>(</w:t>
      </w:r>
      <w:proofErr w:type="spellStart"/>
      <w:r w:rsidR="00DE0822" w:rsidRPr="008F5C7A">
        <w:rPr>
          <w:rFonts w:asciiTheme="minorHAnsi" w:hAnsiTheme="minorHAnsi" w:cstheme="minorHAnsi"/>
        </w:rPr>
        <w:t>Schlexer</w:t>
      </w:r>
      <w:proofErr w:type="spellEnd"/>
      <w:r w:rsidR="00D706F9">
        <w:rPr>
          <w:rFonts w:asciiTheme="minorHAnsi" w:hAnsiTheme="minorHAnsi" w:cstheme="minorHAnsi"/>
        </w:rPr>
        <w:t>,</w:t>
      </w:r>
      <w:r w:rsidR="00DE0822" w:rsidRPr="008F5C7A">
        <w:rPr>
          <w:rFonts w:asciiTheme="minorHAnsi" w:hAnsiTheme="minorHAnsi" w:cstheme="minorHAnsi"/>
        </w:rPr>
        <w:t xml:space="preserve"> 2008</w:t>
      </w:r>
      <w:r w:rsidR="002E4E9F" w:rsidRPr="008F5C7A">
        <w:rPr>
          <w:rFonts w:asciiTheme="minorHAnsi" w:hAnsiTheme="minorHAnsi" w:cstheme="minorHAnsi"/>
        </w:rPr>
        <w:t>)</w:t>
      </w:r>
      <w:r w:rsidR="009A557C" w:rsidRPr="008F5C7A">
        <w:rPr>
          <w:rFonts w:asciiTheme="minorHAnsi" w:hAnsiTheme="minorHAnsi" w:cstheme="minorHAnsi"/>
        </w:rPr>
        <w:t>.</w:t>
      </w:r>
      <w:r w:rsidR="009B531B" w:rsidRPr="008F5C7A">
        <w:rPr>
          <w:rFonts w:asciiTheme="minorHAnsi" w:hAnsiTheme="minorHAnsi" w:cstheme="minorHAnsi"/>
        </w:rPr>
        <w:t xml:space="preserve"> </w:t>
      </w:r>
    </w:p>
    <w:p w14:paraId="52ADD859" w14:textId="77777777" w:rsidR="005304C9" w:rsidRPr="008F5C7A" w:rsidRDefault="005304C9" w:rsidP="002633CF">
      <w:pPr>
        <w:contextualSpacing/>
        <w:rPr>
          <w:rFonts w:asciiTheme="minorHAnsi" w:hAnsiTheme="minorHAnsi" w:cstheme="minorHAnsi"/>
        </w:rPr>
      </w:pPr>
    </w:p>
    <w:p w14:paraId="1D834060" w14:textId="239173C2" w:rsidR="004378F7" w:rsidRPr="008F5C7A" w:rsidRDefault="00311EE7" w:rsidP="004B0D0A">
      <w:pPr>
        <w:contextualSpacing/>
        <w:rPr>
          <w:rFonts w:asciiTheme="minorHAnsi" w:hAnsiTheme="minorHAnsi" w:cstheme="minorHAnsi"/>
        </w:rPr>
      </w:pPr>
      <w:r w:rsidRPr="008F5C7A">
        <w:rPr>
          <w:rFonts w:asciiTheme="minorHAnsi" w:hAnsiTheme="minorHAnsi" w:cstheme="minorHAnsi"/>
        </w:rPr>
        <w:t>Studies</w:t>
      </w:r>
      <w:r w:rsidR="00642659" w:rsidRPr="008F5C7A">
        <w:rPr>
          <w:rFonts w:asciiTheme="minorHAnsi" w:hAnsiTheme="minorHAnsi" w:cstheme="minorHAnsi"/>
        </w:rPr>
        <w:t xml:space="preserve"> that </w:t>
      </w:r>
      <w:r w:rsidR="00A968D5" w:rsidRPr="008F5C7A">
        <w:rPr>
          <w:rFonts w:asciiTheme="minorHAnsi" w:hAnsiTheme="minorHAnsi" w:cstheme="minorHAnsi"/>
        </w:rPr>
        <w:t>have</w:t>
      </w:r>
      <w:r w:rsidR="00642659" w:rsidRPr="008F5C7A">
        <w:rPr>
          <w:rFonts w:asciiTheme="minorHAnsi" w:hAnsiTheme="minorHAnsi" w:cstheme="minorHAnsi"/>
        </w:rPr>
        <w:t xml:space="preserve"> quantif</w:t>
      </w:r>
      <w:r w:rsidR="00A968D5" w:rsidRPr="008F5C7A">
        <w:rPr>
          <w:rFonts w:asciiTheme="minorHAnsi" w:hAnsiTheme="minorHAnsi" w:cstheme="minorHAnsi"/>
        </w:rPr>
        <w:t>ied</w:t>
      </w:r>
      <w:r w:rsidR="00642659" w:rsidRPr="008F5C7A">
        <w:rPr>
          <w:rFonts w:asciiTheme="minorHAnsi" w:hAnsiTheme="minorHAnsi" w:cstheme="minorHAnsi"/>
        </w:rPr>
        <w:t xml:space="preserve"> the effect of lure </w:t>
      </w:r>
      <w:r w:rsidRPr="008F5C7A">
        <w:rPr>
          <w:rFonts w:asciiTheme="minorHAnsi" w:hAnsiTheme="minorHAnsi" w:cstheme="minorHAnsi"/>
        </w:rPr>
        <w:t xml:space="preserve">or bait </w:t>
      </w:r>
      <w:r w:rsidR="00642659" w:rsidRPr="008F5C7A">
        <w:rPr>
          <w:rFonts w:asciiTheme="minorHAnsi" w:hAnsiTheme="minorHAnsi" w:cstheme="minorHAnsi"/>
        </w:rPr>
        <w:t xml:space="preserve">typically compare </w:t>
      </w:r>
      <w:r w:rsidR="00A968D5" w:rsidRPr="008F5C7A">
        <w:rPr>
          <w:rFonts w:asciiTheme="minorHAnsi" w:hAnsiTheme="minorHAnsi" w:cstheme="minorHAnsi"/>
        </w:rPr>
        <w:t>detection probability across</w:t>
      </w:r>
      <w:r w:rsidR="00642659" w:rsidRPr="008F5C7A">
        <w:rPr>
          <w:rFonts w:asciiTheme="minorHAnsi" w:hAnsiTheme="minorHAnsi" w:cstheme="minorHAnsi"/>
        </w:rPr>
        <w:t xml:space="preserve"> </w:t>
      </w:r>
      <w:r w:rsidR="00AE4243" w:rsidRPr="008F5C7A">
        <w:rPr>
          <w:rFonts w:asciiTheme="minorHAnsi" w:hAnsiTheme="minorHAnsi" w:cstheme="minorHAnsi"/>
        </w:rPr>
        <w:t xml:space="preserve">independent locations </w:t>
      </w:r>
      <w:r w:rsidR="0082489A" w:rsidRPr="008F5C7A">
        <w:rPr>
          <w:rFonts w:asciiTheme="minorHAnsi" w:hAnsiTheme="minorHAnsi" w:cstheme="minorHAnsi"/>
        </w:rPr>
        <w:t>where lure is either present or absent from the</w:t>
      </w:r>
      <w:r w:rsidR="00642659" w:rsidRPr="008F5C7A">
        <w:rPr>
          <w:rFonts w:asciiTheme="minorHAnsi" w:hAnsiTheme="minorHAnsi" w:cstheme="minorHAnsi"/>
        </w:rPr>
        <w:t xml:space="preserve"> view of a camera tra</w:t>
      </w:r>
      <w:r w:rsidR="00647CB9" w:rsidRPr="008F5C7A">
        <w:rPr>
          <w:rFonts w:asciiTheme="minorHAnsi" w:hAnsiTheme="minorHAnsi" w:cstheme="minorHAnsi"/>
        </w:rPr>
        <w:t>p</w:t>
      </w:r>
      <w:r w:rsidR="00642659" w:rsidRPr="008F5C7A">
        <w:rPr>
          <w:rFonts w:asciiTheme="minorHAnsi" w:hAnsiTheme="minorHAnsi" w:cstheme="minorHAnsi"/>
        </w:rPr>
        <w:t xml:space="preserve"> (</w:t>
      </w:r>
      <w:r w:rsidR="0038015A" w:rsidRPr="008F5C7A">
        <w:rPr>
          <w:rFonts w:asciiTheme="minorHAnsi" w:hAnsiTheme="minorHAnsi" w:cstheme="minorHAnsi"/>
        </w:rPr>
        <w:t>Garrote et al. 2012</w:t>
      </w:r>
      <w:r w:rsidR="00D706F9">
        <w:rPr>
          <w:rFonts w:asciiTheme="minorHAnsi" w:hAnsiTheme="minorHAnsi" w:cstheme="minorHAnsi"/>
        </w:rPr>
        <w:t>;</w:t>
      </w:r>
      <w:r w:rsidR="0038015A" w:rsidRPr="008F5C7A">
        <w:rPr>
          <w:rFonts w:asciiTheme="minorHAnsi" w:hAnsiTheme="minorHAnsi" w:cstheme="minorHAnsi"/>
        </w:rPr>
        <w:t xml:space="preserve"> </w:t>
      </w:r>
      <w:r w:rsidR="00642659" w:rsidRPr="008F5C7A">
        <w:rPr>
          <w:rFonts w:asciiTheme="minorHAnsi" w:hAnsiTheme="minorHAnsi" w:cstheme="minorHAnsi"/>
        </w:rPr>
        <w:t>Bischof et al. 2014</w:t>
      </w:r>
      <w:r w:rsidR="00D706F9">
        <w:rPr>
          <w:rFonts w:asciiTheme="minorHAnsi" w:hAnsiTheme="minorHAnsi" w:cstheme="minorHAnsi"/>
        </w:rPr>
        <w:t>;</w:t>
      </w:r>
      <w:r w:rsidR="00642659" w:rsidRPr="008F5C7A">
        <w:rPr>
          <w:rFonts w:asciiTheme="minorHAnsi" w:hAnsiTheme="minorHAnsi" w:cstheme="minorHAnsi"/>
        </w:rPr>
        <w:t xml:space="preserve"> </w:t>
      </w:r>
      <w:r w:rsidR="0038015A" w:rsidRPr="008F5C7A">
        <w:rPr>
          <w:rFonts w:asciiTheme="minorHAnsi" w:hAnsiTheme="minorHAnsi" w:cstheme="minorHAnsi"/>
        </w:rPr>
        <w:t>Rocha et al. 2016</w:t>
      </w:r>
      <w:r w:rsidR="00D706F9">
        <w:rPr>
          <w:rFonts w:asciiTheme="minorHAnsi" w:hAnsiTheme="minorHAnsi" w:cstheme="minorHAnsi"/>
        </w:rPr>
        <w:t>;</w:t>
      </w:r>
      <w:r w:rsidR="0038015A" w:rsidRPr="008F5C7A">
        <w:rPr>
          <w:rFonts w:asciiTheme="minorHAnsi" w:hAnsiTheme="minorHAnsi" w:cstheme="minorHAnsi"/>
        </w:rPr>
        <w:t xml:space="preserve"> Suárez-</w:t>
      </w:r>
      <w:proofErr w:type="spellStart"/>
      <w:r w:rsidR="0038015A" w:rsidRPr="008F5C7A">
        <w:rPr>
          <w:rFonts w:asciiTheme="minorHAnsi" w:hAnsiTheme="minorHAnsi" w:cstheme="minorHAnsi"/>
        </w:rPr>
        <w:t>Tangil</w:t>
      </w:r>
      <w:proofErr w:type="spellEnd"/>
      <w:r w:rsidR="0038015A" w:rsidRPr="008F5C7A">
        <w:rPr>
          <w:rFonts w:asciiTheme="minorHAnsi" w:hAnsiTheme="minorHAnsi" w:cstheme="minorHAnsi"/>
        </w:rPr>
        <w:t xml:space="preserve"> &amp; Rodríguez 2017</w:t>
      </w:r>
      <w:r w:rsidR="00642659" w:rsidRPr="008F5C7A">
        <w:rPr>
          <w:rFonts w:asciiTheme="minorHAnsi" w:hAnsiTheme="minorHAnsi" w:cstheme="minorHAnsi"/>
        </w:rPr>
        <w:t>).</w:t>
      </w:r>
      <w:r w:rsidR="0082489A" w:rsidRPr="008F5C7A">
        <w:rPr>
          <w:rFonts w:asciiTheme="minorHAnsi" w:hAnsiTheme="minorHAnsi" w:cstheme="minorHAnsi"/>
        </w:rPr>
        <w:t xml:space="preserve"> However, </w:t>
      </w:r>
      <w:r w:rsidR="006E4341">
        <w:rPr>
          <w:rFonts w:asciiTheme="minorHAnsi" w:hAnsiTheme="minorHAnsi" w:cstheme="minorHAnsi"/>
        </w:rPr>
        <w:t>with</w:t>
      </w:r>
      <w:r w:rsidR="00D70087">
        <w:rPr>
          <w:rFonts w:asciiTheme="minorHAnsi" w:hAnsiTheme="minorHAnsi" w:cstheme="minorHAnsi"/>
        </w:rPr>
        <w:t xml:space="preserve"> this</w:t>
      </w:r>
      <w:r w:rsidR="0082489A" w:rsidRPr="008F5C7A">
        <w:rPr>
          <w:rFonts w:asciiTheme="minorHAnsi" w:hAnsiTheme="minorHAnsi" w:cstheme="minorHAnsi"/>
        </w:rPr>
        <w:t xml:space="preserve"> type of study design</w:t>
      </w:r>
      <w:r w:rsidR="00642659" w:rsidRPr="008F5C7A">
        <w:rPr>
          <w:rFonts w:asciiTheme="minorHAnsi" w:hAnsiTheme="minorHAnsi" w:cstheme="minorHAnsi"/>
        </w:rPr>
        <w:t xml:space="preserve"> </w:t>
      </w:r>
      <w:r w:rsidR="0082489A" w:rsidRPr="008F5C7A">
        <w:rPr>
          <w:rFonts w:asciiTheme="minorHAnsi" w:hAnsiTheme="minorHAnsi" w:cstheme="minorHAnsi"/>
        </w:rPr>
        <w:t>i</w:t>
      </w:r>
      <w:r w:rsidR="002137F5" w:rsidRPr="008F5C7A">
        <w:rPr>
          <w:rFonts w:asciiTheme="minorHAnsi" w:hAnsiTheme="minorHAnsi" w:cstheme="minorHAnsi"/>
        </w:rPr>
        <w:t xml:space="preserve">t is difficult </w:t>
      </w:r>
      <w:r w:rsidR="00647CB9" w:rsidRPr="008F5C7A">
        <w:rPr>
          <w:rFonts w:asciiTheme="minorHAnsi" w:hAnsiTheme="minorHAnsi" w:cstheme="minorHAnsi"/>
        </w:rPr>
        <w:t xml:space="preserve">to </w:t>
      </w:r>
      <w:r w:rsidR="00D706F9">
        <w:rPr>
          <w:rFonts w:asciiTheme="minorHAnsi" w:hAnsiTheme="minorHAnsi" w:cstheme="minorHAnsi"/>
        </w:rPr>
        <w:t>separate the effect of lure from other factors that influence detectability such as species abundance (McCarthy et al., 2013)</w:t>
      </w:r>
      <w:r w:rsidR="0025641A">
        <w:rPr>
          <w:rFonts w:asciiTheme="minorHAnsi" w:hAnsiTheme="minorHAnsi" w:cstheme="minorHAnsi"/>
        </w:rPr>
        <w:t xml:space="preserve"> and local habitat conditions</w:t>
      </w:r>
      <w:r w:rsidR="00D706F9">
        <w:rPr>
          <w:rFonts w:asciiTheme="minorHAnsi" w:hAnsiTheme="minorHAnsi" w:cstheme="minorHAnsi"/>
        </w:rPr>
        <w:t>, which likely var</w:t>
      </w:r>
      <w:r w:rsidR="0025641A">
        <w:rPr>
          <w:rFonts w:asciiTheme="minorHAnsi" w:hAnsiTheme="minorHAnsi" w:cstheme="minorHAnsi"/>
        </w:rPr>
        <w:t>y</w:t>
      </w:r>
      <w:r w:rsidR="00D706F9">
        <w:rPr>
          <w:rFonts w:asciiTheme="minorHAnsi" w:hAnsiTheme="minorHAnsi" w:cstheme="minorHAnsi"/>
        </w:rPr>
        <w:t xml:space="preserve"> between locations.</w:t>
      </w:r>
      <w:r w:rsidR="002137F5" w:rsidRPr="008F5C7A">
        <w:rPr>
          <w:rFonts w:asciiTheme="minorHAnsi" w:hAnsiTheme="minorHAnsi" w:cstheme="minorHAnsi"/>
        </w:rPr>
        <w:t xml:space="preserve"> </w:t>
      </w:r>
      <w:r w:rsidRPr="008F5C7A">
        <w:rPr>
          <w:rFonts w:asciiTheme="minorHAnsi" w:hAnsiTheme="minorHAnsi" w:cstheme="minorHAnsi"/>
        </w:rPr>
        <w:t>Furthermore,</w:t>
      </w:r>
      <w:r w:rsidR="00436CD8" w:rsidRPr="008F5C7A">
        <w:rPr>
          <w:rFonts w:asciiTheme="minorHAnsi" w:hAnsiTheme="minorHAnsi" w:cstheme="minorHAnsi"/>
        </w:rPr>
        <w:t xml:space="preserve"> most studies</w:t>
      </w:r>
      <w:r w:rsidR="00D706F9">
        <w:rPr>
          <w:rFonts w:asciiTheme="minorHAnsi" w:hAnsiTheme="minorHAnsi" w:cstheme="minorHAnsi"/>
        </w:rPr>
        <w:t xml:space="preserve"> determine the effect of lure with a single metric–</w:t>
      </w:r>
      <w:r w:rsidR="00436CD8" w:rsidRPr="008F5C7A">
        <w:rPr>
          <w:rFonts w:asciiTheme="minorHAnsi" w:hAnsiTheme="minorHAnsi" w:cstheme="minorHAnsi"/>
        </w:rPr>
        <w:t>the number of days a species was detected in the presence o</w:t>
      </w:r>
      <w:r w:rsidR="00FB6D02">
        <w:rPr>
          <w:rFonts w:asciiTheme="minorHAnsi" w:hAnsiTheme="minorHAnsi" w:cstheme="minorHAnsi"/>
        </w:rPr>
        <w:t>r</w:t>
      </w:r>
      <w:r w:rsidR="00436CD8" w:rsidRPr="008F5C7A">
        <w:rPr>
          <w:rFonts w:asciiTheme="minorHAnsi" w:hAnsiTheme="minorHAnsi" w:cstheme="minorHAnsi"/>
        </w:rPr>
        <w:t xml:space="preserve"> absence of lure (</w:t>
      </w:r>
      <w:r w:rsidR="00E2557C" w:rsidRPr="008F5C7A">
        <w:rPr>
          <w:rFonts w:asciiTheme="minorHAnsi" w:hAnsiTheme="minorHAnsi" w:cstheme="minorHAnsi"/>
        </w:rPr>
        <w:t>Suárez-</w:t>
      </w:r>
      <w:proofErr w:type="spellStart"/>
      <w:r w:rsidR="00E2557C" w:rsidRPr="008F5C7A">
        <w:rPr>
          <w:rFonts w:asciiTheme="minorHAnsi" w:hAnsiTheme="minorHAnsi" w:cstheme="minorHAnsi"/>
        </w:rPr>
        <w:t>Tangil</w:t>
      </w:r>
      <w:proofErr w:type="spellEnd"/>
      <w:r w:rsidR="00E2557C" w:rsidRPr="008F5C7A">
        <w:rPr>
          <w:rFonts w:asciiTheme="minorHAnsi" w:hAnsiTheme="minorHAnsi" w:cstheme="minorHAnsi"/>
        </w:rPr>
        <w:t xml:space="preserve"> &amp; Rodríguez 2017</w:t>
      </w:r>
      <w:r w:rsidR="00436CD8" w:rsidRPr="008F5C7A">
        <w:rPr>
          <w:rFonts w:asciiTheme="minorHAnsi" w:hAnsiTheme="minorHAnsi" w:cstheme="minorHAnsi"/>
        </w:rPr>
        <w:t>).</w:t>
      </w:r>
      <w:r w:rsidRPr="008F5C7A">
        <w:rPr>
          <w:rFonts w:asciiTheme="minorHAnsi" w:hAnsiTheme="minorHAnsi" w:cstheme="minorHAnsi"/>
        </w:rPr>
        <w:t xml:space="preserve"> </w:t>
      </w:r>
      <w:r w:rsidR="00436CD8" w:rsidRPr="008F5C7A">
        <w:rPr>
          <w:rFonts w:asciiTheme="minorHAnsi" w:hAnsiTheme="minorHAnsi" w:cstheme="minorHAnsi"/>
        </w:rPr>
        <w:t>Such analyses preclude other ways lure may influence species detectability, such as decreasing time to first detection</w:t>
      </w:r>
      <w:r w:rsidR="004378F7" w:rsidRPr="008F5C7A">
        <w:rPr>
          <w:rFonts w:asciiTheme="minorHAnsi" w:hAnsiTheme="minorHAnsi" w:cstheme="minorHAnsi"/>
        </w:rPr>
        <w:t xml:space="preserve"> (Bischof et al. 2014)</w:t>
      </w:r>
      <w:r w:rsidR="00436CD8" w:rsidRPr="008F5C7A">
        <w:rPr>
          <w:rFonts w:asciiTheme="minorHAnsi" w:hAnsiTheme="minorHAnsi" w:cstheme="minorHAnsi"/>
        </w:rPr>
        <w:t xml:space="preserve"> or increasing the number of images collected</w:t>
      </w:r>
      <w:r w:rsidR="004378F7" w:rsidRPr="008F5C7A">
        <w:rPr>
          <w:rFonts w:asciiTheme="minorHAnsi" w:hAnsiTheme="minorHAnsi" w:cstheme="minorHAnsi"/>
        </w:rPr>
        <w:t xml:space="preserve"> (Rocha et al. 2016). </w:t>
      </w:r>
      <w:r w:rsidR="00D706F9">
        <w:rPr>
          <w:rFonts w:asciiTheme="minorHAnsi" w:hAnsiTheme="minorHAnsi" w:cstheme="minorHAnsi"/>
        </w:rPr>
        <w:t>T</w:t>
      </w:r>
      <w:r w:rsidR="0082489A" w:rsidRPr="008F5C7A">
        <w:rPr>
          <w:rFonts w:asciiTheme="minorHAnsi" w:hAnsiTheme="minorHAnsi" w:cstheme="minorHAnsi"/>
        </w:rPr>
        <w:t xml:space="preserve">o be able to detect a lure effect, it is critical that varying </w:t>
      </w:r>
      <w:r w:rsidR="00776DAD" w:rsidRPr="008F5C7A">
        <w:rPr>
          <w:rFonts w:asciiTheme="minorHAnsi" w:hAnsiTheme="minorHAnsi" w:cstheme="minorHAnsi"/>
        </w:rPr>
        <w:t>species</w:t>
      </w:r>
      <w:r w:rsidR="00D706F9">
        <w:rPr>
          <w:rFonts w:asciiTheme="minorHAnsi" w:hAnsiTheme="minorHAnsi" w:cstheme="minorHAnsi"/>
        </w:rPr>
        <w:t>’</w:t>
      </w:r>
      <w:r w:rsidR="00776DAD" w:rsidRPr="008F5C7A">
        <w:rPr>
          <w:rFonts w:asciiTheme="minorHAnsi" w:hAnsiTheme="minorHAnsi" w:cstheme="minorHAnsi"/>
        </w:rPr>
        <w:t xml:space="preserve"> abundances and detectability </w:t>
      </w:r>
      <w:r w:rsidR="0082489A" w:rsidRPr="008F5C7A">
        <w:rPr>
          <w:rFonts w:asciiTheme="minorHAnsi" w:hAnsiTheme="minorHAnsi" w:cstheme="minorHAnsi"/>
        </w:rPr>
        <w:t xml:space="preserve">metrics be considered in </w:t>
      </w:r>
      <w:r w:rsidR="00776DAD" w:rsidRPr="008F5C7A">
        <w:rPr>
          <w:rFonts w:asciiTheme="minorHAnsi" w:hAnsiTheme="minorHAnsi" w:cstheme="minorHAnsi"/>
        </w:rPr>
        <w:t xml:space="preserve">the </w:t>
      </w:r>
      <w:r w:rsidR="0082489A" w:rsidRPr="008F5C7A">
        <w:rPr>
          <w:rFonts w:asciiTheme="minorHAnsi" w:hAnsiTheme="minorHAnsi" w:cstheme="minorHAnsi"/>
        </w:rPr>
        <w:t>study design</w:t>
      </w:r>
      <w:r w:rsidR="00D706F9">
        <w:rPr>
          <w:rFonts w:asciiTheme="minorHAnsi" w:hAnsiTheme="minorHAnsi" w:cstheme="minorHAnsi"/>
        </w:rPr>
        <w:t xml:space="preserve"> and analysis</w:t>
      </w:r>
      <w:r w:rsidR="00776DAD" w:rsidRPr="008F5C7A">
        <w:rPr>
          <w:rFonts w:asciiTheme="minorHAnsi" w:hAnsiTheme="minorHAnsi" w:cstheme="minorHAnsi"/>
        </w:rPr>
        <w:t>.</w:t>
      </w:r>
      <w:r w:rsidR="004378F7" w:rsidRPr="008F5C7A">
        <w:rPr>
          <w:rFonts w:asciiTheme="minorHAnsi" w:hAnsiTheme="minorHAnsi" w:cstheme="minorHAnsi"/>
        </w:rPr>
        <w:t xml:space="preserve"> </w:t>
      </w:r>
    </w:p>
    <w:p w14:paraId="4453A731" w14:textId="77777777" w:rsidR="00FB51A3" w:rsidRPr="008F5C7A" w:rsidRDefault="00FB51A3" w:rsidP="002633CF">
      <w:pPr>
        <w:contextualSpacing/>
        <w:rPr>
          <w:rFonts w:asciiTheme="minorHAnsi" w:hAnsiTheme="minorHAnsi" w:cstheme="minorHAnsi"/>
        </w:rPr>
      </w:pPr>
    </w:p>
    <w:p w14:paraId="5C1DFDD0" w14:textId="1A495B3C" w:rsidR="005A39C3" w:rsidRPr="008F5C7A" w:rsidRDefault="00885498" w:rsidP="00E2557C">
      <w:pPr>
        <w:contextualSpacing/>
        <w:rPr>
          <w:rFonts w:asciiTheme="minorHAnsi" w:hAnsiTheme="minorHAnsi" w:cstheme="minorHAnsi"/>
        </w:rPr>
      </w:pPr>
      <w:r w:rsidRPr="008F5C7A">
        <w:rPr>
          <w:rFonts w:asciiTheme="minorHAnsi" w:hAnsiTheme="minorHAnsi" w:cstheme="minorHAnsi"/>
        </w:rPr>
        <w:t xml:space="preserve">In this </w:t>
      </w:r>
      <w:bookmarkStart w:id="5" w:name="_Hlk2672569"/>
      <w:r w:rsidR="003E3A66" w:rsidRPr="008F5C7A">
        <w:rPr>
          <w:rFonts w:asciiTheme="minorHAnsi" w:hAnsiTheme="minorHAnsi" w:cstheme="minorHAnsi"/>
        </w:rPr>
        <w:t xml:space="preserve">study </w:t>
      </w:r>
      <w:r w:rsidRPr="008F5C7A">
        <w:rPr>
          <w:rFonts w:asciiTheme="minorHAnsi" w:hAnsiTheme="minorHAnsi" w:cstheme="minorHAnsi"/>
        </w:rPr>
        <w:t>we</w:t>
      </w:r>
      <w:r w:rsidR="00E37F78" w:rsidRPr="008F5C7A">
        <w:rPr>
          <w:rFonts w:asciiTheme="minorHAnsi" w:hAnsiTheme="minorHAnsi" w:cstheme="minorHAnsi"/>
        </w:rPr>
        <w:t xml:space="preserve"> </w:t>
      </w:r>
      <w:r w:rsidR="005A39C3" w:rsidRPr="008F5C7A">
        <w:rPr>
          <w:rFonts w:asciiTheme="minorHAnsi" w:hAnsiTheme="minorHAnsi" w:cstheme="minorHAnsi"/>
        </w:rPr>
        <w:t>use</w:t>
      </w:r>
      <w:r w:rsidR="003E3A66" w:rsidRPr="008F5C7A">
        <w:rPr>
          <w:rFonts w:asciiTheme="minorHAnsi" w:hAnsiTheme="minorHAnsi" w:cstheme="minorHAnsi"/>
        </w:rPr>
        <w:t>d</w:t>
      </w:r>
      <w:r w:rsidR="005A39C3" w:rsidRPr="008F5C7A">
        <w:rPr>
          <w:rFonts w:asciiTheme="minorHAnsi" w:hAnsiTheme="minorHAnsi" w:cstheme="minorHAnsi"/>
        </w:rPr>
        <w:t xml:space="preserve"> a </w:t>
      </w:r>
      <w:commentRangeStart w:id="6"/>
      <w:commentRangeStart w:id="7"/>
      <w:r w:rsidR="006E4341">
        <w:rPr>
          <w:rFonts w:asciiTheme="minorHAnsi" w:hAnsiTheme="minorHAnsi" w:cstheme="minorHAnsi"/>
        </w:rPr>
        <w:t>multifaceted</w:t>
      </w:r>
      <w:r w:rsidR="005A39C3" w:rsidRPr="008F5C7A">
        <w:rPr>
          <w:rFonts w:asciiTheme="minorHAnsi" w:hAnsiTheme="minorHAnsi" w:cstheme="minorHAnsi"/>
        </w:rPr>
        <w:t xml:space="preserve"> </w:t>
      </w:r>
      <w:commentRangeEnd w:id="6"/>
      <w:r w:rsidR="00163C59">
        <w:rPr>
          <w:rStyle w:val="CommentReference"/>
          <w:rFonts w:asciiTheme="minorHAnsi" w:eastAsiaTheme="minorHAnsi" w:hAnsiTheme="minorHAnsi" w:cstheme="minorBidi"/>
        </w:rPr>
        <w:commentReference w:id="6"/>
      </w:r>
      <w:commentRangeEnd w:id="7"/>
      <w:r w:rsidR="008145E8">
        <w:rPr>
          <w:rStyle w:val="CommentReference"/>
          <w:rFonts w:asciiTheme="minorHAnsi" w:eastAsiaTheme="minorHAnsi" w:hAnsiTheme="minorHAnsi" w:cstheme="minorBidi"/>
        </w:rPr>
        <w:commentReference w:id="7"/>
      </w:r>
      <w:r w:rsidR="005A39C3" w:rsidRPr="008F5C7A">
        <w:rPr>
          <w:rFonts w:asciiTheme="minorHAnsi" w:hAnsiTheme="minorHAnsi" w:cstheme="minorHAnsi"/>
        </w:rPr>
        <w:t xml:space="preserve">approach to </w:t>
      </w:r>
      <w:r w:rsidR="00E37F78" w:rsidRPr="008F5C7A">
        <w:rPr>
          <w:rFonts w:asciiTheme="minorHAnsi" w:hAnsiTheme="minorHAnsi" w:cstheme="minorHAnsi"/>
        </w:rPr>
        <w:t xml:space="preserve">quantify the effect of </w:t>
      </w:r>
      <w:r w:rsidR="00E00DCA" w:rsidRPr="008F5C7A">
        <w:rPr>
          <w:rFonts w:asciiTheme="minorHAnsi" w:hAnsiTheme="minorHAnsi" w:cstheme="minorHAnsi"/>
        </w:rPr>
        <w:t xml:space="preserve">a common olfactory </w:t>
      </w:r>
      <w:r w:rsidR="00E37F78" w:rsidRPr="008F5C7A">
        <w:rPr>
          <w:rFonts w:asciiTheme="minorHAnsi" w:hAnsiTheme="minorHAnsi" w:cstheme="minorHAnsi"/>
        </w:rPr>
        <w:t xml:space="preserve">lure on </w:t>
      </w:r>
      <w:r w:rsidR="00EE6157" w:rsidRPr="008F5C7A">
        <w:rPr>
          <w:rFonts w:asciiTheme="minorHAnsi" w:hAnsiTheme="minorHAnsi" w:cstheme="minorHAnsi"/>
        </w:rPr>
        <w:t xml:space="preserve">the detectability of </w:t>
      </w:r>
      <w:r w:rsidR="00E37F78" w:rsidRPr="008F5C7A">
        <w:rPr>
          <w:rFonts w:asciiTheme="minorHAnsi" w:hAnsiTheme="minorHAnsi" w:cstheme="minorHAnsi"/>
        </w:rPr>
        <w:t xml:space="preserve">a suite of </w:t>
      </w:r>
      <w:r w:rsidR="00F2258B" w:rsidRPr="008F5C7A">
        <w:rPr>
          <w:rFonts w:asciiTheme="minorHAnsi" w:hAnsiTheme="minorHAnsi" w:cstheme="minorHAnsi"/>
        </w:rPr>
        <w:t>mammalian</w:t>
      </w:r>
      <w:r w:rsidRPr="008F5C7A">
        <w:rPr>
          <w:rFonts w:asciiTheme="minorHAnsi" w:hAnsiTheme="minorHAnsi" w:cstheme="minorHAnsi"/>
        </w:rPr>
        <w:t xml:space="preserve"> </w:t>
      </w:r>
      <w:r w:rsidR="00E37F78" w:rsidRPr="008F5C7A">
        <w:rPr>
          <w:rFonts w:asciiTheme="minorHAnsi" w:hAnsiTheme="minorHAnsi" w:cstheme="minorHAnsi"/>
        </w:rPr>
        <w:t>species</w:t>
      </w:r>
      <w:r w:rsidR="00287397" w:rsidRPr="008F5C7A">
        <w:rPr>
          <w:rFonts w:asciiTheme="minorHAnsi" w:hAnsiTheme="minorHAnsi" w:cstheme="minorHAnsi"/>
        </w:rPr>
        <w:t xml:space="preserve"> in </w:t>
      </w:r>
      <w:r w:rsidR="00E37F78" w:rsidRPr="008F5C7A">
        <w:rPr>
          <w:rFonts w:asciiTheme="minorHAnsi" w:hAnsiTheme="minorHAnsi" w:cstheme="minorHAnsi"/>
        </w:rPr>
        <w:t xml:space="preserve">natural areas </w:t>
      </w:r>
      <w:r w:rsidR="00287397" w:rsidRPr="008F5C7A">
        <w:rPr>
          <w:rFonts w:asciiTheme="minorHAnsi" w:hAnsiTheme="minorHAnsi" w:cstheme="minorHAnsi"/>
        </w:rPr>
        <w:t>throughout</w:t>
      </w:r>
      <w:r w:rsidR="00E37F78" w:rsidRPr="008F5C7A">
        <w:rPr>
          <w:rFonts w:asciiTheme="minorHAnsi" w:hAnsiTheme="minorHAnsi" w:cstheme="minorHAnsi"/>
        </w:rPr>
        <w:t xml:space="preserve"> Chicago, Illinois, USA. </w:t>
      </w:r>
      <w:r w:rsidR="00E2557C" w:rsidRPr="008F5C7A">
        <w:rPr>
          <w:rFonts w:asciiTheme="minorHAnsi" w:hAnsiTheme="minorHAnsi" w:cstheme="minorHAnsi"/>
        </w:rPr>
        <w:t xml:space="preserve">Our goals in this study were to determine </w:t>
      </w:r>
      <w:r w:rsidR="004378F7" w:rsidRPr="008F5C7A">
        <w:rPr>
          <w:rFonts w:asciiTheme="minorHAnsi" w:hAnsiTheme="minorHAnsi" w:cstheme="minorHAnsi"/>
        </w:rPr>
        <w:t>whether</w:t>
      </w:r>
      <w:r w:rsidR="00E2557C" w:rsidRPr="008F5C7A">
        <w:rPr>
          <w:rFonts w:asciiTheme="minorHAnsi" w:hAnsiTheme="minorHAnsi" w:cstheme="minorHAnsi"/>
        </w:rPr>
        <w:t xml:space="preserve"> </w:t>
      </w:r>
      <w:r w:rsidR="004378F7" w:rsidRPr="008F5C7A">
        <w:rPr>
          <w:rFonts w:asciiTheme="minorHAnsi" w:hAnsiTheme="minorHAnsi" w:cstheme="minorHAnsi"/>
        </w:rPr>
        <w:t xml:space="preserve">lure </w:t>
      </w:r>
      <w:r w:rsidR="00D706F9">
        <w:rPr>
          <w:rFonts w:asciiTheme="minorHAnsi" w:hAnsiTheme="minorHAnsi" w:cstheme="minorHAnsi"/>
        </w:rPr>
        <w:t xml:space="preserve">1) </w:t>
      </w:r>
      <w:r w:rsidR="004378F7" w:rsidRPr="008F5C7A">
        <w:rPr>
          <w:rFonts w:asciiTheme="minorHAnsi" w:hAnsiTheme="minorHAnsi" w:cstheme="minorHAnsi"/>
        </w:rPr>
        <w:t>increase</w:t>
      </w:r>
      <w:r w:rsidR="00E2557C" w:rsidRPr="008F5C7A">
        <w:rPr>
          <w:rFonts w:asciiTheme="minorHAnsi" w:hAnsiTheme="minorHAnsi" w:cstheme="minorHAnsi"/>
        </w:rPr>
        <w:t>s</w:t>
      </w:r>
      <w:r w:rsidR="004378F7" w:rsidRPr="008F5C7A">
        <w:rPr>
          <w:rFonts w:asciiTheme="minorHAnsi" w:hAnsiTheme="minorHAnsi" w:cstheme="minorHAnsi"/>
        </w:rPr>
        <w:t xml:space="preserve"> the number of days a species </w:t>
      </w:r>
      <w:r w:rsidR="00E2557C" w:rsidRPr="008F5C7A">
        <w:rPr>
          <w:rFonts w:asciiTheme="minorHAnsi" w:hAnsiTheme="minorHAnsi" w:cstheme="minorHAnsi"/>
        </w:rPr>
        <w:t>is</w:t>
      </w:r>
      <w:r w:rsidR="004378F7" w:rsidRPr="008F5C7A">
        <w:rPr>
          <w:rFonts w:asciiTheme="minorHAnsi" w:hAnsiTheme="minorHAnsi" w:cstheme="minorHAnsi"/>
        </w:rPr>
        <w:t xml:space="preserve"> detected, </w:t>
      </w:r>
      <w:r w:rsidR="00D706F9">
        <w:rPr>
          <w:rFonts w:asciiTheme="minorHAnsi" w:hAnsiTheme="minorHAnsi" w:cstheme="minorHAnsi"/>
        </w:rPr>
        <w:t xml:space="preserve">2) </w:t>
      </w:r>
      <w:r w:rsidR="004378F7" w:rsidRPr="008F5C7A">
        <w:rPr>
          <w:rFonts w:asciiTheme="minorHAnsi" w:hAnsiTheme="minorHAnsi" w:cstheme="minorHAnsi"/>
        </w:rPr>
        <w:t>decreases the amount of time to first detection, and</w:t>
      </w:r>
      <w:r w:rsidR="00E2557C" w:rsidRPr="008F5C7A">
        <w:rPr>
          <w:rFonts w:asciiTheme="minorHAnsi" w:hAnsiTheme="minorHAnsi" w:cstheme="minorHAnsi"/>
        </w:rPr>
        <w:t xml:space="preserve"> </w:t>
      </w:r>
      <w:r w:rsidR="00D706F9">
        <w:rPr>
          <w:rFonts w:asciiTheme="minorHAnsi" w:hAnsiTheme="minorHAnsi" w:cstheme="minorHAnsi"/>
        </w:rPr>
        <w:t>3)</w:t>
      </w:r>
      <w:r w:rsidR="004378F7" w:rsidRPr="008F5C7A">
        <w:rPr>
          <w:rFonts w:asciiTheme="minorHAnsi" w:hAnsiTheme="minorHAnsi" w:cstheme="minorHAnsi"/>
        </w:rPr>
        <w:t xml:space="preserve"> increases the number of photographs of a species.</w:t>
      </w:r>
      <w:r w:rsidR="009A1E1E">
        <w:rPr>
          <w:rFonts w:asciiTheme="minorHAnsi" w:hAnsiTheme="minorHAnsi" w:cstheme="minorHAnsi"/>
        </w:rPr>
        <w:t xml:space="preserve"> We extend previous assessments by experimentally manipulating lure at pairs of cameras to test if lure impacts detectability both within and between sites.</w:t>
      </w:r>
      <w:r w:rsidR="004378F7" w:rsidRPr="008F5C7A">
        <w:rPr>
          <w:rFonts w:asciiTheme="minorHAnsi" w:hAnsiTheme="minorHAnsi" w:cstheme="minorHAnsi"/>
        </w:rPr>
        <w:t xml:space="preserve"> </w:t>
      </w:r>
      <w:r w:rsidR="00470091" w:rsidRPr="008F5C7A">
        <w:rPr>
          <w:rFonts w:asciiTheme="minorHAnsi" w:hAnsiTheme="minorHAnsi" w:cstheme="minorHAnsi"/>
        </w:rPr>
        <w:t xml:space="preserve">This </w:t>
      </w:r>
      <w:r w:rsidR="0077224B">
        <w:rPr>
          <w:rFonts w:asciiTheme="minorHAnsi" w:hAnsiTheme="minorHAnsi" w:cstheme="minorHAnsi"/>
        </w:rPr>
        <w:t xml:space="preserve">unique </w:t>
      </w:r>
      <w:r w:rsidR="00163C59" w:rsidRPr="008F5C7A">
        <w:rPr>
          <w:rFonts w:asciiTheme="minorHAnsi" w:hAnsiTheme="minorHAnsi" w:cstheme="minorHAnsi"/>
        </w:rPr>
        <w:t>a</w:t>
      </w:r>
      <w:r w:rsidR="00163C59">
        <w:rPr>
          <w:rFonts w:asciiTheme="minorHAnsi" w:hAnsiTheme="minorHAnsi" w:cstheme="minorHAnsi"/>
        </w:rPr>
        <w:t>pproach</w:t>
      </w:r>
      <w:r w:rsidR="00163C59" w:rsidRPr="008F5C7A">
        <w:rPr>
          <w:rFonts w:asciiTheme="minorHAnsi" w:hAnsiTheme="minorHAnsi" w:cstheme="minorHAnsi"/>
        </w:rPr>
        <w:t xml:space="preserve"> </w:t>
      </w:r>
      <w:r w:rsidR="00287397" w:rsidRPr="008F5C7A">
        <w:rPr>
          <w:rFonts w:asciiTheme="minorHAnsi" w:hAnsiTheme="minorHAnsi" w:cstheme="minorHAnsi"/>
        </w:rPr>
        <w:t>allow</w:t>
      </w:r>
      <w:r w:rsidR="00F2258B" w:rsidRPr="008F5C7A">
        <w:rPr>
          <w:rFonts w:asciiTheme="minorHAnsi" w:hAnsiTheme="minorHAnsi" w:cstheme="minorHAnsi"/>
        </w:rPr>
        <w:t>ed</w:t>
      </w:r>
      <w:r w:rsidR="00287397" w:rsidRPr="008F5C7A">
        <w:rPr>
          <w:rFonts w:asciiTheme="minorHAnsi" w:hAnsiTheme="minorHAnsi" w:cstheme="minorHAnsi"/>
        </w:rPr>
        <w:t xml:space="preserve"> us to</w:t>
      </w:r>
      <w:r w:rsidRPr="008F5C7A">
        <w:rPr>
          <w:rFonts w:asciiTheme="minorHAnsi" w:hAnsiTheme="minorHAnsi" w:cstheme="minorHAnsi"/>
        </w:rPr>
        <w:t xml:space="preserve"> </w:t>
      </w:r>
      <w:r w:rsidR="00E37F78" w:rsidRPr="008F5C7A">
        <w:rPr>
          <w:rFonts w:asciiTheme="minorHAnsi" w:hAnsiTheme="minorHAnsi" w:cstheme="minorHAnsi"/>
        </w:rPr>
        <w:t>quantify if lure increases the chances of detecting a species</w:t>
      </w:r>
      <w:r w:rsidR="00E2557C" w:rsidRPr="008F5C7A">
        <w:rPr>
          <w:rFonts w:asciiTheme="minorHAnsi" w:hAnsiTheme="minorHAnsi" w:cstheme="minorHAnsi"/>
        </w:rPr>
        <w:t xml:space="preserve"> within a site</w:t>
      </w:r>
      <w:r w:rsidRPr="008F5C7A">
        <w:rPr>
          <w:rFonts w:asciiTheme="minorHAnsi" w:hAnsiTheme="minorHAnsi" w:cstheme="minorHAnsi"/>
        </w:rPr>
        <w:t xml:space="preserve"> as they may be </w:t>
      </w:r>
      <w:r w:rsidR="00EE6157" w:rsidRPr="008F5C7A">
        <w:rPr>
          <w:rFonts w:asciiTheme="minorHAnsi" w:hAnsiTheme="minorHAnsi" w:cstheme="minorHAnsi"/>
        </w:rPr>
        <w:t>attracted</w:t>
      </w:r>
      <w:r w:rsidRPr="008F5C7A">
        <w:rPr>
          <w:rFonts w:asciiTheme="minorHAnsi" w:hAnsiTheme="minorHAnsi" w:cstheme="minorHAnsi"/>
        </w:rPr>
        <w:t xml:space="preserve"> to a camera that has lure relative to a nearby camera that does not</w:t>
      </w:r>
      <w:r w:rsidR="00E37F78" w:rsidRPr="008F5C7A">
        <w:rPr>
          <w:rFonts w:asciiTheme="minorHAnsi" w:hAnsiTheme="minorHAnsi" w:cstheme="minorHAnsi"/>
        </w:rPr>
        <w:t>.</w:t>
      </w:r>
      <w:bookmarkEnd w:id="5"/>
      <w:r w:rsidR="005A39C3" w:rsidRPr="008F5C7A">
        <w:rPr>
          <w:rFonts w:asciiTheme="minorHAnsi" w:hAnsiTheme="minorHAnsi" w:cstheme="minorHAnsi"/>
        </w:rPr>
        <w:t xml:space="preserve"> </w:t>
      </w:r>
    </w:p>
    <w:p w14:paraId="6831EE5F" w14:textId="5C95986F" w:rsidR="00F778A5" w:rsidRPr="008F3316" w:rsidRDefault="00F778A5" w:rsidP="002633CF">
      <w:pPr>
        <w:pStyle w:val="Heading1"/>
        <w:contextualSpacing/>
        <w:rPr>
          <w:rFonts w:asciiTheme="minorHAnsi" w:hAnsiTheme="minorHAnsi" w:cstheme="minorHAnsi"/>
          <w:b w:val="0"/>
        </w:rPr>
      </w:pPr>
      <w:r w:rsidRPr="008F3316">
        <w:rPr>
          <w:rFonts w:asciiTheme="minorHAnsi" w:hAnsiTheme="minorHAnsi" w:cstheme="minorHAnsi"/>
        </w:rPr>
        <w:lastRenderedPageBreak/>
        <w:t>Methods</w:t>
      </w:r>
    </w:p>
    <w:p w14:paraId="7205B2A9" w14:textId="12CA2EA6" w:rsidR="00F778A5"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Study area and site selection</w:t>
      </w:r>
    </w:p>
    <w:p w14:paraId="0BDD71C7" w14:textId="6A1387C9" w:rsidR="008E723B" w:rsidRPr="008F5C7A" w:rsidRDefault="008E723B" w:rsidP="002633CF">
      <w:pPr>
        <w:pStyle w:val="Heading2"/>
        <w:contextualSpacing/>
        <w:rPr>
          <w:rFonts w:asciiTheme="minorHAnsi" w:hAnsiTheme="minorHAnsi" w:cstheme="minorHAnsi"/>
          <w:b w:val="0"/>
          <w:sz w:val="24"/>
          <w:szCs w:val="22"/>
        </w:rPr>
      </w:pPr>
      <w:r w:rsidRPr="008F5C7A">
        <w:rPr>
          <w:rFonts w:asciiTheme="minorHAnsi" w:hAnsiTheme="minorHAnsi" w:cstheme="minorHAnsi"/>
          <w:b w:val="0"/>
          <w:sz w:val="24"/>
          <w:szCs w:val="22"/>
        </w:rPr>
        <w:t>This study was conducted in northeastern Illinois within the Chicago metropolitan area</w:t>
      </w:r>
      <w:r w:rsidR="00E338BD" w:rsidRPr="008F5C7A">
        <w:rPr>
          <w:rFonts w:asciiTheme="minorHAnsi" w:hAnsiTheme="minorHAnsi" w:cstheme="minorHAnsi"/>
          <w:b w:val="0"/>
          <w:sz w:val="24"/>
          <w:szCs w:val="22"/>
        </w:rPr>
        <w:t xml:space="preserve"> (hereafter </w:t>
      </w:r>
      <w:commentRangeStart w:id="8"/>
      <w:commentRangeStart w:id="9"/>
      <w:commentRangeStart w:id="10"/>
      <w:r w:rsidR="00E338BD" w:rsidRPr="008F5C7A">
        <w:rPr>
          <w:rFonts w:asciiTheme="minorHAnsi" w:hAnsiTheme="minorHAnsi" w:cstheme="minorHAnsi"/>
          <w:b w:val="0"/>
          <w:sz w:val="24"/>
          <w:szCs w:val="22"/>
        </w:rPr>
        <w:t>Chicagoland</w:t>
      </w:r>
      <w:commentRangeEnd w:id="8"/>
      <w:r w:rsidR="003E3A66" w:rsidRPr="008F3316">
        <w:rPr>
          <w:rStyle w:val="CommentReference"/>
          <w:rFonts w:asciiTheme="minorHAnsi" w:eastAsiaTheme="minorHAnsi" w:hAnsiTheme="minorHAnsi" w:cstheme="minorHAnsi"/>
          <w:b w:val="0"/>
          <w:color w:val="auto"/>
        </w:rPr>
        <w:commentReference w:id="8"/>
      </w:r>
      <w:commentRangeEnd w:id="9"/>
      <w:r w:rsidR="00163C59">
        <w:rPr>
          <w:rStyle w:val="CommentReference"/>
          <w:rFonts w:asciiTheme="minorHAnsi" w:eastAsiaTheme="minorHAnsi" w:hAnsiTheme="minorHAnsi" w:cstheme="minorBidi"/>
          <w:b w:val="0"/>
          <w:color w:val="auto"/>
        </w:rPr>
        <w:commentReference w:id="9"/>
      </w:r>
      <w:commentRangeEnd w:id="10"/>
      <w:r w:rsidR="009A1E1E">
        <w:rPr>
          <w:rStyle w:val="CommentReference"/>
          <w:rFonts w:asciiTheme="minorHAnsi" w:eastAsiaTheme="minorHAnsi" w:hAnsiTheme="minorHAnsi" w:cstheme="minorBidi"/>
          <w:b w:val="0"/>
          <w:color w:val="auto"/>
        </w:rPr>
        <w:commentReference w:id="10"/>
      </w:r>
      <w:r w:rsidR="00E338BD" w:rsidRPr="008F3316">
        <w:rPr>
          <w:rFonts w:asciiTheme="minorHAnsi" w:hAnsiTheme="minorHAnsi" w:cstheme="minorHAnsi"/>
          <w:b w:val="0"/>
          <w:sz w:val="24"/>
          <w:szCs w:val="22"/>
        </w:rPr>
        <w:t>)</w:t>
      </w:r>
      <w:r w:rsidRPr="008F3316">
        <w:rPr>
          <w:rFonts w:asciiTheme="minorHAnsi" w:hAnsiTheme="minorHAnsi" w:cstheme="minorHAnsi"/>
          <w:b w:val="0"/>
          <w:sz w:val="24"/>
          <w:szCs w:val="22"/>
        </w:rPr>
        <w:t>.</w:t>
      </w:r>
      <w:r w:rsidR="00E338BD" w:rsidRPr="008F5C7A">
        <w:rPr>
          <w:rFonts w:asciiTheme="minorHAnsi" w:hAnsiTheme="minorHAnsi" w:cstheme="minorHAnsi"/>
          <w:b w:val="0"/>
          <w:sz w:val="24"/>
          <w:szCs w:val="22"/>
        </w:rPr>
        <w:t xml:space="preserve"> The third largest metropolitan area in the United States, Chicagoland contains an estimated 9.5 million residents, 28% of which live within the city of Chicago itself (U.S. Census, 2013a)</w:t>
      </w:r>
      <w:r w:rsidRPr="008F5C7A">
        <w:rPr>
          <w:rFonts w:asciiTheme="minorHAnsi" w:hAnsiTheme="minorHAnsi" w:cstheme="minorHAnsi"/>
          <w:b w:val="0"/>
          <w:sz w:val="24"/>
          <w:szCs w:val="22"/>
        </w:rPr>
        <w:t xml:space="preserve">. </w:t>
      </w:r>
      <w:r w:rsidR="00A207E4" w:rsidRPr="008F5C7A">
        <w:rPr>
          <w:rFonts w:asciiTheme="minorHAnsi" w:hAnsiTheme="minorHAnsi" w:cstheme="minorHAnsi"/>
          <w:b w:val="0"/>
          <w:sz w:val="24"/>
          <w:szCs w:val="22"/>
        </w:rPr>
        <w:t>For this study w</w:t>
      </w:r>
      <w:r w:rsidR="007440C6" w:rsidRPr="008F5C7A">
        <w:rPr>
          <w:rFonts w:asciiTheme="minorHAnsi" w:hAnsiTheme="minorHAnsi" w:cstheme="minorHAnsi"/>
          <w:b w:val="0"/>
          <w:sz w:val="24"/>
          <w:szCs w:val="22"/>
        </w:rPr>
        <w:t xml:space="preserve">e randomly selected 20 </w:t>
      </w:r>
      <w:r w:rsidR="00315DD2" w:rsidRPr="008F5C7A">
        <w:rPr>
          <w:rFonts w:asciiTheme="minorHAnsi" w:hAnsiTheme="minorHAnsi" w:cstheme="minorHAnsi"/>
          <w:b w:val="0"/>
          <w:sz w:val="24"/>
          <w:szCs w:val="22"/>
        </w:rPr>
        <w:t xml:space="preserve">locations within </w:t>
      </w:r>
      <w:r w:rsidR="009F469B" w:rsidRPr="008F5C7A">
        <w:rPr>
          <w:rFonts w:asciiTheme="minorHAnsi" w:hAnsiTheme="minorHAnsi" w:cstheme="minorHAnsi"/>
          <w:b w:val="0"/>
          <w:sz w:val="24"/>
          <w:szCs w:val="22"/>
        </w:rPr>
        <w:t xml:space="preserve">forest preserves </w:t>
      </w:r>
      <w:r w:rsidR="007440C6" w:rsidRPr="008F5C7A">
        <w:rPr>
          <w:rFonts w:asciiTheme="minorHAnsi" w:hAnsiTheme="minorHAnsi" w:cstheme="minorHAnsi"/>
          <w:b w:val="0"/>
          <w:sz w:val="24"/>
          <w:szCs w:val="22"/>
        </w:rPr>
        <w:t>southwest of downtown Chicago in DuPage and Cook County</w:t>
      </w:r>
      <w:r w:rsidR="00315DD2" w:rsidRPr="008F5C7A">
        <w:rPr>
          <w:rFonts w:asciiTheme="minorHAnsi" w:hAnsiTheme="minorHAnsi" w:cstheme="minorHAnsi"/>
          <w:b w:val="0"/>
          <w:sz w:val="24"/>
          <w:szCs w:val="22"/>
        </w:rPr>
        <w:t xml:space="preserve">. These locations (hereafter sampling units) were </w:t>
      </w:r>
      <w:r w:rsidR="00D706F9">
        <w:rPr>
          <w:rFonts w:asciiTheme="minorHAnsi" w:hAnsiTheme="minorHAnsi" w:cstheme="minorHAnsi"/>
          <w:b w:val="0"/>
          <w:sz w:val="24"/>
          <w:szCs w:val="22"/>
        </w:rPr>
        <w:t xml:space="preserve">constrained to be </w:t>
      </w:r>
      <w:r w:rsidR="00315DD2" w:rsidRPr="008F5C7A">
        <w:rPr>
          <w:rFonts w:asciiTheme="minorHAnsi" w:hAnsiTheme="minorHAnsi" w:cstheme="minorHAnsi"/>
          <w:b w:val="0"/>
          <w:sz w:val="24"/>
          <w:szCs w:val="22"/>
        </w:rPr>
        <w:t xml:space="preserve">a minimum of 1 km apart from one another, and therefore a </w:t>
      </w:r>
      <w:r w:rsidR="00EE6157" w:rsidRPr="008F5C7A">
        <w:rPr>
          <w:rFonts w:asciiTheme="minorHAnsi" w:hAnsiTheme="minorHAnsi" w:cstheme="minorHAnsi"/>
          <w:b w:val="0"/>
          <w:sz w:val="24"/>
          <w:szCs w:val="22"/>
        </w:rPr>
        <w:t>given</w:t>
      </w:r>
      <w:r w:rsidR="00315DD2" w:rsidRPr="008F5C7A">
        <w:rPr>
          <w:rFonts w:asciiTheme="minorHAnsi" w:hAnsiTheme="minorHAnsi" w:cstheme="minorHAnsi"/>
          <w:b w:val="0"/>
          <w:sz w:val="24"/>
          <w:szCs w:val="22"/>
        </w:rPr>
        <w:t xml:space="preserve"> </w:t>
      </w:r>
      <w:r w:rsidR="009F469B" w:rsidRPr="008F5C7A">
        <w:rPr>
          <w:rFonts w:asciiTheme="minorHAnsi" w:hAnsiTheme="minorHAnsi" w:cstheme="minorHAnsi"/>
          <w:b w:val="0"/>
          <w:sz w:val="24"/>
          <w:szCs w:val="22"/>
        </w:rPr>
        <w:t>forest preserve</w:t>
      </w:r>
      <w:r w:rsidR="00315DD2" w:rsidRPr="008F5C7A">
        <w:rPr>
          <w:rFonts w:asciiTheme="minorHAnsi" w:hAnsiTheme="minorHAnsi" w:cstheme="minorHAnsi"/>
          <w:b w:val="0"/>
          <w:sz w:val="24"/>
          <w:szCs w:val="22"/>
        </w:rPr>
        <w:t xml:space="preserve"> could host multiple sampling units (Figure 1).</w:t>
      </w:r>
      <w:r w:rsidR="007440C6" w:rsidRPr="008F5C7A">
        <w:rPr>
          <w:rFonts w:asciiTheme="minorHAnsi" w:hAnsiTheme="minorHAnsi" w:cstheme="minorHAnsi"/>
          <w:b w:val="0"/>
          <w:sz w:val="24"/>
          <w:szCs w:val="22"/>
        </w:rPr>
        <w:t xml:space="preserve"> </w:t>
      </w:r>
      <w:r w:rsidR="003E3A66" w:rsidRPr="008F5C7A">
        <w:rPr>
          <w:rFonts w:asciiTheme="minorHAnsi" w:hAnsiTheme="minorHAnsi" w:cstheme="minorHAnsi"/>
          <w:b w:val="0"/>
          <w:sz w:val="24"/>
          <w:szCs w:val="22"/>
        </w:rPr>
        <w:t>F</w:t>
      </w:r>
      <w:r w:rsidR="009F469B" w:rsidRPr="008F5C7A">
        <w:rPr>
          <w:rFonts w:asciiTheme="minorHAnsi" w:hAnsiTheme="minorHAnsi" w:cstheme="minorHAnsi"/>
          <w:b w:val="0"/>
          <w:sz w:val="24"/>
          <w:szCs w:val="22"/>
        </w:rPr>
        <w:t>orest preserves</w:t>
      </w:r>
      <w:r w:rsidR="00315DD2" w:rsidRPr="008F5C7A">
        <w:rPr>
          <w:rFonts w:asciiTheme="minorHAnsi" w:hAnsiTheme="minorHAnsi" w:cstheme="minorHAnsi"/>
          <w:b w:val="0"/>
          <w:sz w:val="24"/>
          <w:szCs w:val="22"/>
        </w:rPr>
        <w:t xml:space="preserve"> were selected instead of other types of urban green space (e.g., city parks) </w:t>
      </w:r>
      <w:r w:rsidR="00F2258B" w:rsidRPr="008F5C7A">
        <w:rPr>
          <w:rFonts w:asciiTheme="minorHAnsi" w:hAnsiTheme="minorHAnsi" w:cstheme="minorHAnsi"/>
          <w:b w:val="0"/>
          <w:sz w:val="24"/>
          <w:szCs w:val="22"/>
        </w:rPr>
        <w:t xml:space="preserve">because </w:t>
      </w:r>
      <w:r w:rsidR="009F469B" w:rsidRPr="008F5C7A">
        <w:rPr>
          <w:rFonts w:asciiTheme="minorHAnsi" w:hAnsiTheme="minorHAnsi" w:cstheme="minorHAnsi"/>
          <w:b w:val="0"/>
          <w:sz w:val="24"/>
          <w:szCs w:val="22"/>
        </w:rPr>
        <w:t xml:space="preserve">they </w:t>
      </w:r>
      <w:r w:rsidR="00315DD2" w:rsidRPr="008F5C7A">
        <w:rPr>
          <w:rFonts w:asciiTheme="minorHAnsi" w:hAnsiTheme="minorHAnsi" w:cstheme="minorHAnsi"/>
          <w:b w:val="0"/>
          <w:sz w:val="24"/>
          <w:szCs w:val="22"/>
        </w:rPr>
        <w:t xml:space="preserve">have the greatest mammalian species richness </w:t>
      </w:r>
      <w:r w:rsidR="00144C0D" w:rsidRPr="008F5C7A">
        <w:rPr>
          <w:rFonts w:asciiTheme="minorHAnsi" w:hAnsiTheme="minorHAnsi" w:cstheme="minorHAnsi"/>
          <w:b w:val="0"/>
          <w:sz w:val="24"/>
          <w:szCs w:val="22"/>
        </w:rPr>
        <w:t>and</w:t>
      </w:r>
      <w:r w:rsidR="003B697F" w:rsidRPr="008F5C7A">
        <w:rPr>
          <w:rFonts w:asciiTheme="minorHAnsi" w:hAnsiTheme="minorHAnsi" w:cstheme="minorHAnsi"/>
          <w:b w:val="0"/>
          <w:sz w:val="24"/>
          <w:szCs w:val="22"/>
        </w:rPr>
        <w:t xml:space="preserve"> highest</w:t>
      </w:r>
      <w:r w:rsidR="00144C0D" w:rsidRPr="008F5C7A">
        <w:rPr>
          <w:rFonts w:asciiTheme="minorHAnsi" w:hAnsiTheme="minorHAnsi" w:cstheme="minorHAnsi"/>
          <w:b w:val="0"/>
          <w:sz w:val="24"/>
          <w:szCs w:val="22"/>
        </w:rPr>
        <w:t xml:space="preserve"> occupancy rates </w:t>
      </w:r>
      <w:r w:rsidR="00315DD2" w:rsidRPr="008F5C7A">
        <w:rPr>
          <w:rFonts w:asciiTheme="minorHAnsi" w:hAnsiTheme="minorHAnsi" w:cstheme="minorHAnsi"/>
          <w:b w:val="0"/>
          <w:sz w:val="24"/>
          <w:szCs w:val="22"/>
        </w:rPr>
        <w:t>(Gallo et al.</w:t>
      </w:r>
      <w:r w:rsidR="00CA3838">
        <w:rPr>
          <w:rFonts w:asciiTheme="minorHAnsi" w:hAnsiTheme="minorHAnsi" w:cstheme="minorHAnsi"/>
          <w:b w:val="0"/>
          <w:sz w:val="24"/>
          <w:szCs w:val="22"/>
        </w:rPr>
        <w:t>,</w:t>
      </w:r>
      <w:r w:rsidR="00315DD2" w:rsidRPr="008F5C7A">
        <w:rPr>
          <w:rFonts w:asciiTheme="minorHAnsi" w:hAnsiTheme="minorHAnsi" w:cstheme="minorHAnsi"/>
          <w:b w:val="0"/>
          <w:sz w:val="24"/>
          <w:szCs w:val="22"/>
        </w:rPr>
        <w:t xml:space="preserve"> 2017). Therefore, </w:t>
      </w:r>
      <w:r w:rsidR="003E3A66" w:rsidRPr="008F5C7A">
        <w:rPr>
          <w:rFonts w:asciiTheme="minorHAnsi" w:hAnsiTheme="minorHAnsi" w:cstheme="minorHAnsi"/>
          <w:b w:val="0"/>
          <w:sz w:val="24"/>
          <w:szCs w:val="22"/>
        </w:rPr>
        <w:t xml:space="preserve">in our study area, </w:t>
      </w:r>
      <w:r w:rsidR="009F469B" w:rsidRPr="008F5C7A">
        <w:rPr>
          <w:rFonts w:asciiTheme="minorHAnsi" w:hAnsiTheme="minorHAnsi" w:cstheme="minorHAnsi"/>
          <w:b w:val="0"/>
          <w:sz w:val="24"/>
          <w:szCs w:val="22"/>
        </w:rPr>
        <w:t>forest preserves</w:t>
      </w:r>
      <w:r w:rsidR="00315DD2" w:rsidRPr="008F5C7A">
        <w:rPr>
          <w:rFonts w:asciiTheme="minorHAnsi" w:hAnsiTheme="minorHAnsi" w:cstheme="minorHAnsi"/>
          <w:b w:val="0"/>
          <w:sz w:val="24"/>
          <w:szCs w:val="22"/>
        </w:rPr>
        <w:t xml:space="preserve"> likely represent the </w:t>
      </w:r>
      <w:r w:rsidR="00144C0D" w:rsidRPr="008F5C7A">
        <w:rPr>
          <w:rFonts w:asciiTheme="minorHAnsi" w:hAnsiTheme="minorHAnsi" w:cstheme="minorHAnsi"/>
          <w:b w:val="0"/>
          <w:sz w:val="24"/>
          <w:szCs w:val="22"/>
        </w:rPr>
        <w:t>ideal</w:t>
      </w:r>
      <w:r w:rsidR="00315DD2" w:rsidRPr="008F5C7A">
        <w:rPr>
          <w:rFonts w:asciiTheme="minorHAnsi" w:hAnsiTheme="minorHAnsi" w:cstheme="minorHAnsi"/>
          <w:b w:val="0"/>
          <w:sz w:val="24"/>
          <w:szCs w:val="22"/>
        </w:rPr>
        <w:t xml:space="preserve"> green space to quantify the effect of lure on mammal detection probability</w:t>
      </w:r>
      <w:r w:rsidR="007E3A84" w:rsidRPr="008F5C7A">
        <w:rPr>
          <w:rFonts w:asciiTheme="minorHAnsi" w:hAnsiTheme="minorHAnsi" w:cstheme="minorHAnsi"/>
          <w:b w:val="0"/>
          <w:sz w:val="24"/>
          <w:szCs w:val="22"/>
        </w:rPr>
        <w:t xml:space="preserve"> as many species are likely present</w:t>
      </w:r>
      <w:r w:rsidR="00315DD2" w:rsidRPr="008F5C7A">
        <w:rPr>
          <w:rFonts w:asciiTheme="minorHAnsi" w:hAnsiTheme="minorHAnsi" w:cstheme="minorHAnsi"/>
          <w:b w:val="0"/>
          <w:sz w:val="24"/>
          <w:szCs w:val="22"/>
        </w:rPr>
        <w:t xml:space="preserve">. </w:t>
      </w:r>
    </w:p>
    <w:p w14:paraId="680EF7EB" w14:textId="77777777" w:rsidR="00A207E4" w:rsidRPr="008F5C7A" w:rsidRDefault="00A207E4" w:rsidP="002633CF">
      <w:pPr>
        <w:contextualSpacing/>
        <w:rPr>
          <w:rFonts w:asciiTheme="minorHAnsi" w:hAnsiTheme="minorHAnsi" w:cstheme="minorHAnsi"/>
        </w:rPr>
      </w:pPr>
    </w:p>
    <w:p w14:paraId="61C26398" w14:textId="77777777" w:rsidR="00E604A9" w:rsidRPr="008F3316" w:rsidRDefault="009C2A97" w:rsidP="002633CF">
      <w:pPr>
        <w:keepNext/>
        <w:contextualSpacing/>
        <w:rPr>
          <w:rFonts w:asciiTheme="minorHAnsi" w:hAnsiTheme="minorHAnsi" w:cstheme="minorHAnsi"/>
        </w:rPr>
      </w:pPr>
      <w:r w:rsidRPr="008F3316">
        <w:rPr>
          <w:rFonts w:asciiTheme="minorHAnsi" w:hAnsiTheme="minorHAnsi" w:cstheme="minorHAnsi"/>
          <w:noProof/>
        </w:rPr>
        <w:drawing>
          <wp:inline distT="0" distB="0" distL="0" distR="0" wp14:anchorId="13898A9E" wp14:editId="3879EE19">
            <wp:extent cx="3649980" cy="243074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fidino\Desktop\test.png"/>
                    <pic:cNvPicPr>
                      <a:picLocks noChangeAspect="1" noChangeArrowheads="1"/>
                    </pic:cNvPicPr>
                  </pic:nvPicPr>
                  <pic:blipFill>
                    <a:blip r:embed="rId10"/>
                    <a:stretch>
                      <a:fillRect/>
                    </a:stretch>
                  </pic:blipFill>
                  <pic:spPr bwMode="auto">
                    <a:xfrm>
                      <a:off x="0" y="0"/>
                      <a:ext cx="3649980" cy="2430748"/>
                    </a:xfrm>
                    <a:prstGeom prst="rect">
                      <a:avLst/>
                    </a:prstGeom>
                    <a:noFill/>
                    <a:ln>
                      <a:noFill/>
                    </a:ln>
                  </pic:spPr>
                </pic:pic>
              </a:graphicData>
            </a:graphic>
          </wp:inline>
        </w:drawing>
      </w:r>
    </w:p>
    <w:p w14:paraId="7BC71ABC" w14:textId="138D7DDE" w:rsidR="00F2258B" w:rsidRPr="006B0E49" w:rsidRDefault="00E604A9" w:rsidP="002633CF">
      <w:pPr>
        <w:pStyle w:val="Caption"/>
        <w:contextualSpacing/>
        <w:rPr>
          <w:rFonts w:cstheme="minorHAnsi"/>
          <w:sz w:val="20"/>
        </w:rPr>
      </w:pPr>
      <w:r w:rsidRPr="006B0E49">
        <w:rPr>
          <w:rFonts w:cstheme="minorHAnsi"/>
          <w:b/>
          <w:i w:val="0"/>
          <w:color w:val="auto"/>
          <w:sz w:val="24"/>
        </w:rPr>
        <w:t xml:space="preserve">Figure </w:t>
      </w:r>
      <w:r w:rsidRPr="006B0E49">
        <w:rPr>
          <w:rFonts w:cstheme="minorHAnsi"/>
          <w:b/>
          <w:i w:val="0"/>
          <w:color w:val="auto"/>
          <w:sz w:val="24"/>
        </w:rPr>
        <w:fldChar w:fldCharType="begin"/>
      </w:r>
      <w:r w:rsidRPr="006B0E49">
        <w:rPr>
          <w:rFonts w:cstheme="minorHAnsi"/>
          <w:b/>
          <w:i w:val="0"/>
          <w:color w:val="auto"/>
          <w:sz w:val="24"/>
        </w:rPr>
        <w:instrText xml:space="preserve"> SEQ Figure \* ARABIC </w:instrText>
      </w:r>
      <w:r w:rsidRPr="006B0E49">
        <w:rPr>
          <w:rFonts w:cstheme="minorHAnsi"/>
          <w:b/>
          <w:i w:val="0"/>
          <w:color w:val="auto"/>
          <w:sz w:val="24"/>
        </w:rPr>
        <w:fldChar w:fldCharType="separate"/>
      </w:r>
      <w:r w:rsidRPr="006B0E49">
        <w:rPr>
          <w:rFonts w:cstheme="minorHAnsi"/>
          <w:b/>
          <w:i w:val="0"/>
          <w:noProof/>
          <w:color w:val="auto"/>
          <w:sz w:val="24"/>
        </w:rPr>
        <w:t>1</w:t>
      </w:r>
      <w:r w:rsidRPr="006B0E49">
        <w:rPr>
          <w:rFonts w:cstheme="minorHAnsi"/>
          <w:b/>
          <w:i w:val="0"/>
          <w:color w:val="auto"/>
          <w:sz w:val="24"/>
        </w:rPr>
        <w:fldChar w:fldCharType="end"/>
      </w:r>
      <w:r w:rsidRPr="006B0E49">
        <w:rPr>
          <w:rFonts w:cstheme="minorHAnsi"/>
          <w:b/>
          <w:i w:val="0"/>
          <w:color w:val="auto"/>
          <w:sz w:val="24"/>
        </w:rPr>
        <w:t>.</w:t>
      </w:r>
      <w:r w:rsidRPr="006B0E49">
        <w:rPr>
          <w:rFonts w:cstheme="minorHAnsi"/>
          <w:i w:val="0"/>
          <w:color w:val="auto"/>
          <w:sz w:val="24"/>
        </w:rPr>
        <w:t xml:space="preserve"> </w:t>
      </w:r>
      <w:bookmarkStart w:id="11" w:name="_Hlk2672851"/>
      <w:r w:rsidRPr="006B0E49">
        <w:rPr>
          <w:rFonts w:cstheme="minorHAnsi"/>
          <w:i w:val="0"/>
          <w:color w:val="auto"/>
          <w:sz w:val="24"/>
        </w:rPr>
        <w:t xml:space="preserve">A total of 20 sampling units were selected </w:t>
      </w:r>
      <w:r w:rsidR="009B1877" w:rsidRPr="006B0E49">
        <w:rPr>
          <w:rFonts w:cstheme="minorHAnsi"/>
          <w:i w:val="0"/>
          <w:color w:val="auto"/>
          <w:sz w:val="24"/>
        </w:rPr>
        <w:t>inside forest preserves to the southwest of downtown Chicago, Illinois</w:t>
      </w:r>
      <w:bookmarkEnd w:id="11"/>
      <w:r w:rsidR="00CA3838" w:rsidRPr="006B0E49">
        <w:rPr>
          <w:rFonts w:cstheme="minorHAnsi"/>
          <w:i w:val="0"/>
          <w:color w:val="auto"/>
          <w:sz w:val="24"/>
        </w:rPr>
        <w:t>, USA</w:t>
      </w:r>
      <w:r w:rsidR="00EF1E75" w:rsidRPr="006B0E49">
        <w:rPr>
          <w:rFonts w:cstheme="minorHAnsi"/>
          <w:i w:val="0"/>
          <w:color w:val="auto"/>
          <w:sz w:val="24"/>
        </w:rPr>
        <w:t xml:space="preserve"> (a)</w:t>
      </w:r>
      <w:r w:rsidR="009B1877" w:rsidRPr="006B0E49">
        <w:rPr>
          <w:rFonts w:cstheme="minorHAnsi"/>
          <w:i w:val="0"/>
          <w:color w:val="auto"/>
          <w:sz w:val="24"/>
        </w:rPr>
        <w:t xml:space="preserve">. Each sampling unit </w:t>
      </w:r>
      <w:r w:rsidR="00140693" w:rsidRPr="006B0E49">
        <w:rPr>
          <w:rFonts w:cstheme="minorHAnsi"/>
          <w:i w:val="0"/>
          <w:color w:val="auto"/>
          <w:sz w:val="24"/>
        </w:rPr>
        <w:t xml:space="preserve">consisted of </w:t>
      </w:r>
      <w:r w:rsidR="009B1877" w:rsidRPr="006B0E49">
        <w:rPr>
          <w:rFonts w:cstheme="minorHAnsi"/>
          <w:i w:val="0"/>
          <w:color w:val="auto"/>
          <w:sz w:val="24"/>
        </w:rPr>
        <w:t>two camera</w:t>
      </w:r>
      <w:r w:rsidR="00140693" w:rsidRPr="006B0E49">
        <w:rPr>
          <w:rFonts w:cstheme="minorHAnsi"/>
          <w:i w:val="0"/>
          <w:color w:val="auto"/>
          <w:sz w:val="24"/>
        </w:rPr>
        <w:t xml:space="preserve"> traps separated by 100 m</w:t>
      </w:r>
      <w:r w:rsidR="00EF1E75" w:rsidRPr="006B0E49">
        <w:rPr>
          <w:rFonts w:cstheme="minorHAnsi"/>
          <w:i w:val="0"/>
          <w:color w:val="auto"/>
          <w:sz w:val="24"/>
        </w:rPr>
        <w:t xml:space="preserve"> (b)</w:t>
      </w:r>
      <w:r w:rsidR="009B1877" w:rsidRPr="006B0E49">
        <w:rPr>
          <w:rFonts w:cstheme="minorHAnsi"/>
          <w:i w:val="0"/>
          <w:color w:val="auto"/>
          <w:sz w:val="24"/>
        </w:rPr>
        <w:t>.</w:t>
      </w:r>
      <w:r w:rsidR="00D43F2C" w:rsidRPr="006B0E49">
        <w:rPr>
          <w:rFonts w:cstheme="minorHAnsi"/>
          <w:i w:val="0"/>
          <w:color w:val="auto"/>
          <w:sz w:val="24"/>
        </w:rPr>
        <w:t xml:space="preserve"> </w:t>
      </w:r>
      <w:r w:rsidR="00EF1E75" w:rsidRPr="006B0E49">
        <w:rPr>
          <w:rFonts w:cstheme="minorHAnsi"/>
          <w:i w:val="0"/>
          <w:color w:val="auto"/>
          <w:sz w:val="24"/>
        </w:rPr>
        <w:t xml:space="preserve">Each camera trap </w:t>
      </w:r>
      <w:del w:id="12" w:author="Seth Magle" w:date="2019-03-28T12:20:00Z">
        <w:r w:rsidR="00EF1E75" w:rsidRPr="006B0E49" w:rsidDel="00163C59">
          <w:rPr>
            <w:rFonts w:cstheme="minorHAnsi"/>
            <w:i w:val="0"/>
            <w:color w:val="auto"/>
            <w:sz w:val="24"/>
          </w:rPr>
          <w:delText xml:space="preserve"> </w:delText>
        </w:r>
      </w:del>
      <w:r w:rsidR="00EF1E75" w:rsidRPr="006B0E49">
        <w:rPr>
          <w:rFonts w:cstheme="minorHAnsi"/>
          <w:i w:val="0"/>
          <w:color w:val="auto"/>
          <w:sz w:val="24"/>
        </w:rPr>
        <w:t>was strapped to a tree and pointed in a downward trajectory</w:t>
      </w:r>
      <w:r w:rsidR="00CA3838" w:rsidRPr="006B0E49">
        <w:rPr>
          <w:rFonts w:cstheme="minorHAnsi"/>
          <w:i w:val="0"/>
          <w:color w:val="auto"/>
          <w:sz w:val="24"/>
        </w:rPr>
        <w:t xml:space="preserve"> (c)</w:t>
      </w:r>
      <w:r w:rsidR="00EF1E75" w:rsidRPr="006B0E49">
        <w:rPr>
          <w:rFonts w:cstheme="minorHAnsi"/>
          <w:i w:val="0"/>
          <w:color w:val="auto"/>
          <w:sz w:val="24"/>
        </w:rPr>
        <w:t xml:space="preserve"> towards a lure or non-lure control (d). </w:t>
      </w:r>
      <w:r w:rsidR="00D43F2C" w:rsidRPr="006B0E49">
        <w:rPr>
          <w:rFonts w:cstheme="minorHAnsi"/>
          <w:i w:val="0"/>
          <w:color w:val="auto"/>
          <w:sz w:val="24"/>
        </w:rPr>
        <w:t xml:space="preserve">During each week of the 4-week study </w:t>
      </w:r>
      <w:r w:rsidR="009B1877" w:rsidRPr="006B0E49">
        <w:rPr>
          <w:rFonts w:cstheme="minorHAnsi"/>
          <w:i w:val="0"/>
          <w:color w:val="auto"/>
          <w:sz w:val="24"/>
        </w:rPr>
        <w:t xml:space="preserve">a </w:t>
      </w:r>
      <w:r w:rsidR="00D43F2C" w:rsidRPr="006B0E49">
        <w:rPr>
          <w:rFonts w:cstheme="minorHAnsi"/>
          <w:i w:val="0"/>
          <w:color w:val="auto"/>
          <w:sz w:val="24"/>
        </w:rPr>
        <w:t xml:space="preserve">different combination of </w:t>
      </w:r>
      <w:r w:rsidR="009B1877" w:rsidRPr="006B0E49">
        <w:rPr>
          <w:rFonts w:cstheme="minorHAnsi"/>
          <w:i w:val="0"/>
          <w:color w:val="auto"/>
          <w:sz w:val="24"/>
        </w:rPr>
        <w:t xml:space="preserve">lure </w:t>
      </w:r>
      <w:r w:rsidR="00D43F2C" w:rsidRPr="006B0E49">
        <w:rPr>
          <w:rFonts w:cstheme="minorHAnsi"/>
          <w:i w:val="0"/>
          <w:color w:val="auto"/>
          <w:sz w:val="24"/>
        </w:rPr>
        <w:t xml:space="preserve">or </w:t>
      </w:r>
      <w:r w:rsidR="009B1877" w:rsidRPr="006B0E49">
        <w:rPr>
          <w:rFonts w:cstheme="minorHAnsi"/>
          <w:i w:val="0"/>
          <w:color w:val="auto"/>
          <w:sz w:val="24"/>
        </w:rPr>
        <w:t xml:space="preserve">non-lure control was placed in </w:t>
      </w:r>
      <w:r w:rsidR="00D43F2C" w:rsidRPr="006B0E49">
        <w:rPr>
          <w:rFonts w:cstheme="minorHAnsi"/>
          <w:i w:val="0"/>
          <w:color w:val="auto"/>
          <w:sz w:val="24"/>
        </w:rPr>
        <w:t>view</w:t>
      </w:r>
      <w:r w:rsidR="009B1877" w:rsidRPr="006B0E49">
        <w:rPr>
          <w:rFonts w:cstheme="minorHAnsi"/>
          <w:i w:val="0"/>
          <w:color w:val="auto"/>
          <w:sz w:val="24"/>
        </w:rPr>
        <w:t xml:space="preserve"> </w:t>
      </w:r>
      <w:r w:rsidR="00D43F2C" w:rsidRPr="006B0E49">
        <w:rPr>
          <w:rFonts w:cstheme="minorHAnsi"/>
          <w:i w:val="0"/>
          <w:color w:val="auto"/>
          <w:sz w:val="24"/>
        </w:rPr>
        <w:t>of the two</w:t>
      </w:r>
      <w:r w:rsidR="009B1877" w:rsidRPr="006B0E49">
        <w:rPr>
          <w:rFonts w:cstheme="minorHAnsi"/>
          <w:i w:val="0"/>
          <w:color w:val="auto"/>
          <w:sz w:val="24"/>
        </w:rPr>
        <w:t xml:space="preserve"> camera </w:t>
      </w:r>
      <w:r w:rsidR="00140693" w:rsidRPr="006B0E49">
        <w:rPr>
          <w:rFonts w:cstheme="minorHAnsi"/>
          <w:i w:val="0"/>
          <w:color w:val="auto"/>
          <w:sz w:val="24"/>
        </w:rPr>
        <w:t>trap</w:t>
      </w:r>
      <w:r w:rsidR="00D43F2C" w:rsidRPr="006B0E49">
        <w:rPr>
          <w:rFonts w:cstheme="minorHAnsi"/>
          <w:i w:val="0"/>
          <w:color w:val="auto"/>
          <w:sz w:val="24"/>
        </w:rPr>
        <w:t>s within a sampling unit</w:t>
      </w:r>
      <w:r w:rsidR="00EF1E75" w:rsidRPr="006B0E49">
        <w:rPr>
          <w:rFonts w:cstheme="minorHAnsi"/>
          <w:i w:val="0"/>
          <w:color w:val="auto"/>
          <w:sz w:val="24"/>
        </w:rPr>
        <w:t xml:space="preserve"> following a full factorial design (e)</w:t>
      </w:r>
      <w:r w:rsidR="009B1877" w:rsidRPr="006B0E49">
        <w:rPr>
          <w:rFonts w:cstheme="minorHAnsi"/>
          <w:i w:val="0"/>
          <w:color w:val="auto"/>
          <w:sz w:val="24"/>
        </w:rPr>
        <w:t>.</w:t>
      </w:r>
    </w:p>
    <w:p w14:paraId="2C6026A0" w14:textId="77777777" w:rsidR="00E604A9" w:rsidRPr="008F5C7A" w:rsidRDefault="00E604A9" w:rsidP="002633CF">
      <w:pPr>
        <w:contextualSpacing/>
        <w:rPr>
          <w:rFonts w:asciiTheme="minorHAnsi" w:hAnsiTheme="minorHAnsi" w:cstheme="minorHAnsi"/>
        </w:rPr>
      </w:pPr>
    </w:p>
    <w:p w14:paraId="007D0E28" w14:textId="63188857" w:rsidR="00F2258B" w:rsidRPr="008F5C7A" w:rsidRDefault="00F2258B" w:rsidP="002633CF">
      <w:pPr>
        <w:contextualSpacing/>
        <w:rPr>
          <w:rFonts w:asciiTheme="minorHAnsi" w:hAnsiTheme="minorHAnsi" w:cstheme="minorHAnsi"/>
        </w:rPr>
      </w:pPr>
    </w:p>
    <w:p w14:paraId="200F7A37" w14:textId="76541A80" w:rsidR="00144C0D"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Experimental design</w:t>
      </w:r>
    </w:p>
    <w:p w14:paraId="13898A01" w14:textId="77777777" w:rsidR="00DD13EE" w:rsidRPr="008F5C7A" w:rsidRDefault="00DD13EE" w:rsidP="002633CF">
      <w:pPr>
        <w:contextualSpacing/>
        <w:rPr>
          <w:rFonts w:asciiTheme="minorHAnsi" w:hAnsiTheme="minorHAnsi" w:cstheme="minorHAnsi"/>
        </w:rPr>
      </w:pPr>
    </w:p>
    <w:p w14:paraId="43F27D4C" w14:textId="6A3F865F" w:rsidR="004365CF" w:rsidRPr="008F5C7A" w:rsidRDefault="00E8168D" w:rsidP="004B0D0A">
      <w:pPr>
        <w:contextualSpacing/>
        <w:rPr>
          <w:rFonts w:asciiTheme="minorHAnsi" w:hAnsiTheme="minorHAnsi" w:cstheme="minorHAnsi"/>
        </w:rPr>
      </w:pPr>
      <w:r w:rsidRPr="008F5C7A">
        <w:rPr>
          <w:rFonts w:asciiTheme="minorHAnsi" w:hAnsiTheme="minorHAnsi" w:cstheme="minorHAnsi"/>
        </w:rPr>
        <w:t xml:space="preserve">Each sampling unit consisted of two </w:t>
      </w:r>
      <w:r w:rsidR="0077224B">
        <w:rPr>
          <w:rFonts w:asciiTheme="minorHAnsi" w:hAnsiTheme="minorHAnsi" w:cstheme="minorHAnsi"/>
        </w:rPr>
        <w:t xml:space="preserve">motion triggered, infrared Bushnell </w:t>
      </w:r>
      <w:proofErr w:type="spellStart"/>
      <w:r w:rsidR="0077224B">
        <w:rPr>
          <w:rFonts w:asciiTheme="minorHAnsi" w:hAnsiTheme="minorHAnsi" w:cstheme="minorHAnsi"/>
        </w:rPr>
        <w:t>TrophyCam</w:t>
      </w:r>
      <w:proofErr w:type="spellEnd"/>
      <w:r w:rsidR="0077224B">
        <w:rPr>
          <w:rFonts w:asciiTheme="minorHAnsi" w:hAnsiTheme="minorHAnsi" w:cstheme="minorHAnsi"/>
        </w:rPr>
        <w:t xml:space="preserve"> trail cameras </w:t>
      </w:r>
      <w:r w:rsidRPr="008F5C7A">
        <w:rPr>
          <w:rFonts w:asciiTheme="minorHAnsi" w:hAnsiTheme="minorHAnsi" w:cstheme="minorHAnsi"/>
        </w:rPr>
        <w:t>(hereafter camera traps). After placing the first camera trap</w:t>
      </w:r>
      <w:r w:rsidR="00071C22" w:rsidRPr="008F5C7A">
        <w:rPr>
          <w:rFonts w:asciiTheme="minorHAnsi" w:hAnsiTheme="minorHAnsi" w:cstheme="minorHAnsi"/>
        </w:rPr>
        <w:t xml:space="preserve"> as close as possible to the randomly selected point</w:t>
      </w:r>
      <w:r w:rsidR="00C53989" w:rsidRPr="008F5C7A">
        <w:rPr>
          <w:rFonts w:asciiTheme="minorHAnsi" w:hAnsiTheme="minorHAnsi" w:cstheme="minorHAnsi"/>
        </w:rPr>
        <w:t xml:space="preserve"> for that sampling unit</w:t>
      </w:r>
      <w:r w:rsidRPr="008F5C7A">
        <w:rPr>
          <w:rFonts w:asciiTheme="minorHAnsi" w:hAnsiTheme="minorHAnsi" w:cstheme="minorHAnsi"/>
        </w:rPr>
        <w:t xml:space="preserve">, we walked 100 m in a random direction to set the second camera trap. </w:t>
      </w:r>
      <w:r w:rsidR="007E3A84" w:rsidRPr="008F5C7A">
        <w:rPr>
          <w:rFonts w:asciiTheme="minorHAnsi" w:hAnsiTheme="minorHAnsi" w:cstheme="minorHAnsi"/>
        </w:rPr>
        <w:t>C</w:t>
      </w:r>
      <w:r w:rsidRPr="008F5C7A">
        <w:rPr>
          <w:rFonts w:asciiTheme="minorHAnsi" w:hAnsiTheme="minorHAnsi" w:cstheme="minorHAnsi"/>
        </w:rPr>
        <w:t>amera traps were not placed along evident game trails</w:t>
      </w:r>
      <w:r w:rsidR="008A05B4" w:rsidRPr="008F5C7A">
        <w:rPr>
          <w:rFonts w:asciiTheme="minorHAnsi" w:hAnsiTheme="minorHAnsi" w:cstheme="minorHAnsi"/>
        </w:rPr>
        <w:t xml:space="preserve">. </w:t>
      </w:r>
      <w:r w:rsidR="00C53989" w:rsidRPr="008F5C7A">
        <w:rPr>
          <w:rFonts w:asciiTheme="minorHAnsi" w:hAnsiTheme="minorHAnsi" w:cstheme="minorHAnsi"/>
        </w:rPr>
        <w:t>C</w:t>
      </w:r>
      <w:r w:rsidR="008A05B4" w:rsidRPr="008F5C7A">
        <w:rPr>
          <w:rFonts w:asciiTheme="minorHAnsi" w:hAnsiTheme="minorHAnsi" w:cstheme="minorHAnsi"/>
        </w:rPr>
        <w:t xml:space="preserve">amera traps </w:t>
      </w:r>
      <w:r w:rsidR="004D1BA5">
        <w:rPr>
          <w:rFonts w:asciiTheme="minorHAnsi" w:hAnsiTheme="minorHAnsi" w:cstheme="minorHAnsi"/>
        </w:rPr>
        <w:lastRenderedPageBreak/>
        <w:t xml:space="preserve">were </w:t>
      </w:r>
      <w:r w:rsidR="00481416" w:rsidRPr="008F5C7A">
        <w:rPr>
          <w:rFonts w:asciiTheme="minorHAnsi" w:hAnsiTheme="minorHAnsi" w:cstheme="minorHAnsi"/>
        </w:rPr>
        <w:t>set to</w:t>
      </w:r>
      <w:r w:rsidRPr="008F5C7A">
        <w:rPr>
          <w:rFonts w:asciiTheme="minorHAnsi" w:hAnsiTheme="minorHAnsi" w:cstheme="minorHAnsi"/>
        </w:rPr>
        <w:t xml:space="preserve"> normal sensitivity</w:t>
      </w:r>
      <w:r w:rsidR="00CF113D" w:rsidRPr="008F5C7A">
        <w:rPr>
          <w:rFonts w:asciiTheme="minorHAnsi" w:hAnsiTheme="minorHAnsi" w:cstheme="minorHAnsi"/>
        </w:rPr>
        <w:t xml:space="preserve"> to</w:t>
      </w:r>
      <w:r w:rsidRPr="008F5C7A">
        <w:rPr>
          <w:rFonts w:asciiTheme="minorHAnsi" w:hAnsiTheme="minorHAnsi" w:cstheme="minorHAnsi"/>
        </w:rPr>
        <w:t xml:space="preserve"> t</w:t>
      </w:r>
      <w:r w:rsidR="00CF113D" w:rsidRPr="008F5C7A">
        <w:rPr>
          <w:rFonts w:asciiTheme="minorHAnsi" w:hAnsiTheme="minorHAnsi" w:cstheme="minorHAnsi"/>
        </w:rPr>
        <w:t>ake</w:t>
      </w:r>
      <w:r w:rsidRPr="008F5C7A">
        <w:rPr>
          <w:rFonts w:asciiTheme="minorHAnsi" w:hAnsiTheme="minorHAnsi" w:cstheme="minorHAnsi"/>
        </w:rPr>
        <w:t xml:space="preserve"> </w:t>
      </w:r>
      <w:r w:rsidR="00545D82" w:rsidRPr="008F5C7A">
        <w:rPr>
          <w:rFonts w:asciiTheme="minorHAnsi" w:hAnsiTheme="minorHAnsi" w:cstheme="minorHAnsi"/>
        </w:rPr>
        <w:t>a single photo</w:t>
      </w:r>
      <w:r w:rsidRPr="008F5C7A">
        <w:rPr>
          <w:rFonts w:asciiTheme="minorHAnsi" w:hAnsiTheme="minorHAnsi" w:cstheme="minorHAnsi"/>
        </w:rPr>
        <w:t xml:space="preserve"> with a 30 second delay between </w:t>
      </w:r>
      <w:r w:rsidR="00CF113D" w:rsidRPr="008F5C7A">
        <w:rPr>
          <w:rFonts w:asciiTheme="minorHAnsi" w:hAnsiTheme="minorHAnsi" w:cstheme="minorHAnsi"/>
        </w:rPr>
        <w:t>capture events</w:t>
      </w:r>
      <w:r w:rsidRPr="008F5C7A">
        <w:rPr>
          <w:rFonts w:asciiTheme="minorHAnsi" w:hAnsiTheme="minorHAnsi" w:cstheme="minorHAnsi"/>
        </w:rPr>
        <w:t xml:space="preserve"> so long as </w:t>
      </w:r>
      <w:r w:rsidR="00545D82" w:rsidRPr="008F5C7A">
        <w:rPr>
          <w:rFonts w:asciiTheme="minorHAnsi" w:hAnsiTheme="minorHAnsi" w:cstheme="minorHAnsi"/>
        </w:rPr>
        <w:t>it</w:t>
      </w:r>
      <w:r w:rsidRPr="008F5C7A">
        <w:rPr>
          <w:rFonts w:asciiTheme="minorHAnsi" w:hAnsiTheme="minorHAnsi" w:cstheme="minorHAnsi"/>
        </w:rPr>
        <w:t xml:space="preserve"> was</w:t>
      </w:r>
      <w:r w:rsidR="00545D82" w:rsidRPr="008F5C7A">
        <w:rPr>
          <w:rFonts w:asciiTheme="minorHAnsi" w:hAnsiTheme="minorHAnsi" w:cstheme="minorHAnsi"/>
        </w:rPr>
        <w:t xml:space="preserve"> </w:t>
      </w:r>
      <w:r w:rsidR="00207389" w:rsidRPr="008F5C7A">
        <w:rPr>
          <w:rFonts w:asciiTheme="minorHAnsi" w:hAnsiTheme="minorHAnsi" w:cstheme="minorHAnsi"/>
        </w:rPr>
        <w:t xml:space="preserve">being </w:t>
      </w:r>
      <w:r w:rsidRPr="008F5C7A">
        <w:rPr>
          <w:rFonts w:asciiTheme="minorHAnsi" w:hAnsiTheme="minorHAnsi" w:cstheme="minorHAnsi"/>
        </w:rPr>
        <w:t xml:space="preserve">triggered (for full specifications see supplemental material). </w:t>
      </w:r>
      <w:r w:rsidR="00545D82" w:rsidRPr="008F5C7A">
        <w:rPr>
          <w:rFonts w:asciiTheme="minorHAnsi" w:hAnsiTheme="minorHAnsi" w:cstheme="minorHAnsi"/>
        </w:rPr>
        <w:t>Camera traps</w:t>
      </w:r>
      <w:r w:rsidR="008A05B4" w:rsidRPr="008F5C7A">
        <w:rPr>
          <w:rFonts w:asciiTheme="minorHAnsi" w:hAnsiTheme="minorHAnsi" w:cstheme="minorHAnsi"/>
        </w:rPr>
        <w:t xml:space="preserve"> were p</w:t>
      </w:r>
      <w:r w:rsidR="00545D82" w:rsidRPr="008F5C7A">
        <w:rPr>
          <w:rFonts w:asciiTheme="minorHAnsi" w:hAnsiTheme="minorHAnsi" w:cstheme="minorHAnsi"/>
        </w:rPr>
        <w:t>laced</w:t>
      </w:r>
      <w:r w:rsidR="008A05B4" w:rsidRPr="008F5C7A">
        <w:rPr>
          <w:rFonts w:asciiTheme="minorHAnsi" w:hAnsiTheme="minorHAnsi" w:cstheme="minorHAnsi"/>
        </w:rPr>
        <w:t xml:space="preserve"> </w:t>
      </w:r>
      <w:r w:rsidRPr="008F5C7A">
        <w:rPr>
          <w:rFonts w:asciiTheme="minorHAnsi" w:hAnsiTheme="minorHAnsi" w:cstheme="minorHAnsi"/>
        </w:rPr>
        <w:t>inside a metal security box</w:t>
      </w:r>
      <w:r w:rsidR="007E3A84" w:rsidRPr="008F5C7A">
        <w:rPr>
          <w:rFonts w:asciiTheme="minorHAnsi" w:hAnsiTheme="minorHAnsi" w:cstheme="minorHAnsi"/>
        </w:rPr>
        <w:t>,</w:t>
      </w:r>
      <w:r w:rsidRPr="008F5C7A">
        <w:rPr>
          <w:rFonts w:asciiTheme="minorHAnsi" w:hAnsiTheme="minorHAnsi" w:cstheme="minorHAnsi"/>
        </w:rPr>
        <w:t xml:space="preserve"> strapped</w:t>
      </w:r>
      <w:r w:rsidR="007E3A84" w:rsidRPr="008F5C7A">
        <w:rPr>
          <w:rFonts w:asciiTheme="minorHAnsi" w:hAnsiTheme="minorHAnsi" w:cstheme="minorHAnsi"/>
        </w:rPr>
        <w:t xml:space="preserve"> to a tree </w:t>
      </w:r>
      <w:r w:rsidR="003E3A66" w:rsidRPr="008F5C7A">
        <w:rPr>
          <w:rFonts w:asciiTheme="minorHAnsi" w:hAnsiTheme="minorHAnsi" w:cstheme="minorHAnsi"/>
        </w:rPr>
        <w:t xml:space="preserve">roughly </w:t>
      </w:r>
      <w:r w:rsidR="007E3A84" w:rsidRPr="008F5C7A">
        <w:rPr>
          <w:rFonts w:asciiTheme="minorHAnsi" w:hAnsiTheme="minorHAnsi" w:cstheme="minorHAnsi"/>
        </w:rPr>
        <w:t>130 cm from the ground,</w:t>
      </w:r>
      <w:r w:rsidR="00545D82" w:rsidRPr="008F5C7A">
        <w:rPr>
          <w:rFonts w:asciiTheme="minorHAnsi" w:hAnsiTheme="minorHAnsi" w:cstheme="minorHAnsi"/>
        </w:rPr>
        <w:t xml:space="preserve"> and </w:t>
      </w:r>
      <w:r w:rsidR="008A1F43" w:rsidRPr="008F5C7A">
        <w:rPr>
          <w:rFonts w:asciiTheme="minorHAnsi" w:hAnsiTheme="minorHAnsi" w:cstheme="minorHAnsi"/>
        </w:rPr>
        <w:t xml:space="preserve">cable </w:t>
      </w:r>
      <w:r w:rsidR="00545D82" w:rsidRPr="008F5C7A">
        <w:rPr>
          <w:rFonts w:asciiTheme="minorHAnsi" w:hAnsiTheme="minorHAnsi" w:cstheme="minorHAnsi"/>
        </w:rPr>
        <w:t>locked</w:t>
      </w:r>
      <w:r w:rsidRPr="008F5C7A">
        <w:rPr>
          <w:rFonts w:asciiTheme="minorHAnsi" w:hAnsiTheme="minorHAnsi" w:cstheme="minorHAnsi"/>
        </w:rPr>
        <w:t>. Following this, camera</w:t>
      </w:r>
      <w:r w:rsidR="00545D82" w:rsidRPr="008F5C7A">
        <w:rPr>
          <w:rFonts w:asciiTheme="minorHAnsi" w:hAnsiTheme="minorHAnsi" w:cstheme="minorHAnsi"/>
        </w:rPr>
        <w:t xml:space="preserve"> traps</w:t>
      </w:r>
      <w:r w:rsidRPr="008F5C7A">
        <w:rPr>
          <w:rFonts w:asciiTheme="minorHAnsi" w:hAnsiTheme="minorHAnsi" w:cstheme="minorHAnsi"/>
        </w:rPr>
        <w:t xml:space="preserve"> were angled at a downward trajectory</w:t>
      </w:r>
      <w:r w:rsidR="008A05B4" w:rsidRPr="008F5C7A">
        <w:rPr>
          <w:rFonts w:asciiTheme="minorHAnsi" w:hAnsiTheme="minorHAnsi" w:cstheme="minorHAnsi"/>
        </w:rPr>
        <w:t xml:space="preserve"> with sticks</w:t>
      </w:r>
      <w:r w:rsidRPr="008F5C7A">
        <w:rPr>
          <w:rFonts w:asciiTheme="minorHAnsi" w:hAnsiTheme="minorHAnsi" w:cstheme="minorHAnsi"/>
        </w:rPr>
        <w:t xml:space="preserve"> to</w:t>
      </w:r>
      <w:r w:rsidR="003E3A66" w:rsidRPr="008F5C7A">
        <w:rPr>
          <w:rFonts w:asciiTheme="minorHAnsi" w:hAnsiTheme="minorHAnsi" w:cstheme="minorHAnsi"/>
        </w:rPr>
        <w:t xml:space="preserve"> center it on</w:t>
      </w:r>
      <w:r w:rsidR="00C53989" w:rsidRPr="008F5C7A">
        <w:rPr>
          <w:rFonts w:asciiTheme="minorHAnsi" w:hAnsiTheme="minorHAnsi" w:cstheme="minorHAnsi"/>
        </w:rPr>
        <w:t xml:space="preserve"> a</w:t>
      </w:r>
      <w:r w:rsidR="003B697F" w:rsidRPr="008F5C7A">
        <w:rPr>
          <w:rFonts w:asciiTheme="minorHAnsi" w:hAnsiTheme="minorHAnsi" w:cstheme="minorHAnsi"/>
        </w:rPr>
        <w:t xml:space="preserve"> given</w:t>
      </w:r>
      <w:r w:rsidR="00545D82" w:rsidRPr="008F5C7A">
        <w:rPr>
          <w:rFonts w:asciiTheme="minorHAnsi" w:hAnsiTheme="minorHAnsi" w:cstheme="minorHAnsi"/>
        </w:rPr>
        <w:t xml:space="preserve"> experimenta</w:t>
      </w:r>
      <w:r w:rsidR="008A1F43" w:rsidRPr="008F5C7A">
        <w:rPr>
          <w:rFonts w:asciiTheme="minorHAnsi" w:hAnsiTheme="minorHAnsi" w:cstheme="minorHAnsi"/>
        </w:rPr>
        <w:t>l</w:t>
      </w:r>
      <w:r w:rsidR="00545D82" w:rsidRPr="008F5C7A">
        <w:rPr>
          <w:rFonts w:asciiTheme="minorHAnsi" w:hAnsiTheme="minorHAnsi" w:cstheme="minorHAnsi"/>
        </w:rPr>
        <w:t xml:space="preserve"> treatment</w:t>
      </w:r>
      <w:r w:rsidR="008A1F43" w:rsidRPr="008F5C7A">
        <w:rPr>
          <w:rFonts w:asciiTheme="minorHAnsi" w:hAnsiTheme="minorHAnsi" w:cstheme="minorHAnsi"/>
        </w:rPr>
        <w:t>,</w:t>
      </w:r>
      <w:r w:rsidR="00545D82" w:rsidRPr="008F5C7A">
        <w:rPr>
          <w:rFonts w:asciiTheme="minorHAnsi" w:hAnsiTheme="minorHAnsi" w:cstheme="minorHAnsi"/>
        </w:rPr>
        <w:t xml:space="preserve"> </w:t>
      </w:r>
      <w:r w:rsidRPr="008F5C7A">
        <w:rPr>
          <w:rFonts w:asciiTheme="minorHAnsi" w:hAnsiTheme="minorHAnsi" w:cstheme="minorHAnsi"/>
        </w:rPr>
        <w:t>which was located roughly 2.5 – 5.8 m from</w:t>
      </w:r>
      <w:r w:rsidR="008A05B4" w:rsidRPr="008F5C7A">
        <w:rPr>
          <w:rFonts w:asciiTheme="minorHAnsi" w:hAnsiTheme="minorHAnsi" w:cstheme="minorHAnsi"/>
        </w:rPr>
        <w:t xml:space="preserve"> the camera tra</w:t>
      </w:r>
      <w:r w:rsidR="00545D82" w:rsidRPr="008F5C7A">
        <w:rPr>
          <w:rFonts w:asciiTheme="minorHAnsi" w:hAnsiTheme="minorHAnsi" w:cstheme="minorHAnsi"/>
        </w:rPr>
        <w:t>p</w:t>
      </w:r>
      <w:r w:rsidR="004D1BA5">
        <w:rPr>
          <w:rFonts w:asciiTheme="minorHAnsi" w:hAnsiTheme="minorHAnsi" w:cstheme="minorHAnsi"/>
        </w:rPr>
        <w:t xml:space="preserve"> on another tree (Fig. 1c)</w:t>
      </w:r>
      <w:r w:rsidR="00545D82" w:rsidRPr="008F5C7A">
        <w:rPr>
          <w:rFonts w:asciiTheme="minorHAnsi" w:hAnsiTheme="minorHAnsi" w:cstheme="minorHAnsi"/>
        </w:rPr>
        <w:t>.</w:t>
      </w:r>
      <w:r w:rsidRPr="008F5C7A">
        <w:rPr>
          <w:rFonts w:asciiTheme="minorHAnsi" w:hAnsiTheme="minorHAnsi" w:cstheme="minorHAnsi"/>
        </w:rPr>
        <w:t xml:space="preserve">  </w:t>
      </w:r>
    </w:p>
    <w:p w14:paraId="34C8CA9E" w14:textId="77777777" w:rsidR="00FB51A3" w:rsidRPr="008F5C7A" w:rsidRDefault="00FB51A3" w:rsidP="002633CF">
      <w:pPr>
        <w:contextualSpacing/>
        <w:rPr>
          <w:rFonts w:asciiTheme="minorHAnsi" w:hAnsiTheme="minorHAnsi" w:cstheme="minorHAnsi"/>
        </w:rPr>
      </w:pPr>
    </w:p>
    <w:p w14:paraId="5B181802" w14:textId="566C719B" w:rsidR="0064046A" w:rsidRPr="008F5C7A" w:rsidRDefault="00545D82" w:rsidP="004B0D0A">
      <w:pPr>
        <w:contextualSpacing/>
        <w:rPr>
          <w:rFonts w:asciiTheme="minorHAnsi" w:hAnsiTheme="minorHAnsi" w:cstheme="minorHAnsi"/>
        </w:rPr>
      </w:pPr>
      <w:r w:rsidRPr="008F5C7A">
        <w:rPr>
          <w:rFonts w:asciiTheme="minorHAnsi" w:hAnsiTheme="minorHAnsi" w:cstheme="minorHAnsi"/>
        </w:rPr>
        <w:t xml:space="preserve">We had two treatments for this study, a lure treatment and </w:t>
      </w:r>
      <w:r w:rsidR="003B697F" w:rsidRPr="008F5C7A">
        <w:rPr>
          <w:rFonts w:asciiTheme="minorHAnsi" w:hAnsiTheme="minorHAnsi" w:cstheme="minorHAnsi"/>
        </w:rPr>
        <w:t xml:space="preserve">a </w:t>
      </w:r>
      <w:r w:rsidRPr="008F5C7A">
        <w:rPr>
          <w:rFonts w:asciiTheme="minorHAnsi" w:hAnsiTheme="minorHAnsi" w:cstheme="minorHAnsi"/>
        </w:rPr>
        <w:t xml:space="preserve">non-lure control. </w:t>
      </w:r>
      <w:r w:rsidR="00CF113D" w:rsidRPr="008F5C7A">
        <w:rPr>
          <w:rFonts w:asciiTheme="minorHAnsi" w:hAnsiTheme="minorHAnsi" w:cstheme="minorHAnsi"/>
        </w:rPr>
        <w:t>For the lure</w:t>
      </w:r>
      <w:r w:rsidR="008A05B4" w:rsidRPr="008F5C7A">
        <w:rPr>
          <w:rFonts w:asciiTheme="minorHAnsi" w:hAnsiTheme="minorHAnsi" w:cstheme="minorHAnsi"/>
        </w:rPr>
        <w:t xml:space="preserve"> treatment</w:t>
      </w:r>
      <w:r w:rsidR="00CF113D" w:rsidRPr="008F5C7A">
        <w:rPr>
          <w:rFonts w:asciiTheme="minorHAnsi" w:hAnsiTheme="minorHAnsi" w:cstheme="minorHAnsi"/>
        </w:rPr>
        <w:t xml:space="preserve">, we used a white </w:t>
      </w:r>
      <w:r w:rsidR="008A05B4" w:rsidRPr="008F5C7A">
        <w:rPr>
          <w:rFonts w:asciiTheme="minorHAnsi" w:hAnsiTheme="minorHAnsi" w:cstheme="minorHAnsi"/>
        </w:rPr>
        <w:t>2.5 cm</w:t>
      </w:r>
      <w:r w:rsidR="00CF113D" w:rsidRPr="008F5C7A">
        <w:rPr>
          <w:rFonts w:asciiTheme="minorHAnsi" w:hAnsiTheme="minorHAnsi" w:cstheme="minorHAnsi"/>
        </w:rPr>
        <w:t xml:space="preserve"> plaster disk </w:t>
      </w:r>
      <w:r w:rsidR="00AE4243" w:rsidRPr="008F5C7A">
        <w:rPr>
          <w:rFonts w:asciiTheme="minorHAnsi" w:hAnsiTheme="minorHAnsi" w:cstheme="minorHAnsi"/>
        </w:rPr>
        <w:t xml:space="preserve">saturated </w:t>
      </w:r>
      <w:r w:rsidR="00CF113D" w:rsidRPr="008F5C7A">
        <w:rPr>
          <w:rFonts w:asciiTheme="minorHAnsi" w:hAnsiTheme="minorHAnsi" w:cstheme="minorHAnsi"/>
        </w:rPr>
        <w:t>with a synthetic fatty acid</w:t>
      </w:r>
      <w:r w:rsidR="008A05B4" w:rsidRPr="008F5C7A">
        <w:rPr>
          <w:rFonts w:asciiTheme="minorHAnsi" w:hAnsiTheme="minorHAnsi" w:cstheme="minorHAnsi"/>
        </w:rPr>
        <w:t xml:space="preserve"> scent</w:t>
      </w:r>
      <w:r w:rsidR="00CF113D" w:rsidRPr="008F5C7A">
        <w:rPr>
          <w:rFonts w:asciiTheme="minorHAnsi" w:hAnsiTheme="minorHAnsi" w:cstheme="minorHAnsi"/>
        </w:rPr>
        <w:t xml:space="preserve"> (</w:t>
      </w:r>
      <w:r w:rsidR="003E3A66" w:rsidRPr="008F5C7A">
        <w:rPr>
          <w:rFonts w:asciiTheme="minorHAnsi" w:hAnsiTheme="minorHAnsi" w:cstheme="minorHAnsi"/>
        </w:rPr>
        <w:t xml:space="preserve">Predator Survey disks, hereafter </w:t>
      </w:r>
      <w:r w:rsidR="008A05B4" w:rsidRPr="008F5C7A">
        <w:rPr>
          <w:rFonts w:asciiTheme="minorHAnsi" w:hAnsiTheme="minorHAnsi" w:cstheme="minorHAnsi"/>
        </w:rPr>
        <w:t xml:space="preserve">FAS; </w:t>
      </w:r>
      <w:r w:rsidR="003E3A66" w:rsidRPr="008F5C7A">
        <w:rPr>
          <w:rFonts w:asciiTheme="minorHAnsi" w:hAnsiTheme="minorHAnsi" w:cstheme="minorHAnsi"/>
        </w:rPr>
        <w:t xml:space="preserve">USDA Wildlife Services, </w:t>
      </w:r>
      <w:r w:rsidR="00CF113D" w:rsidRPr="008F5C7A">
        <w:rPr>
          <w:rFonts w:asciiTheme="minorHAnsi" w:hAnsiTheme="minorHAnsi" w:cstheme="minorHAnsi"/>
        </w:rPr>
        <w:t>Pocatello,</w:t>
      </w:r>
      <w:r w:rsidR="003E3A66" w:rsidRPr="008F5C7A">
        <w:rPr>
          <w:rFonts w:asciiTheme="minorHAnsi" w:hAnsiTheme="minorHAnsi" w:cstheme="minorHAnsi"/>
        </w:rPr>
        <w:t xml:space="preserve"> Idaho)</w:t>
      </w:r>
      <w:r w:rsidR="004D1BA5">
        <w:rPr>
          <w:rFonts w:asciiTheme="minorHAnsi" w:hAnsiTheme="minorHAnsi" w:cstheme="minorHAnsi"/>
        </w:rPr>
        <w:t>. FAS disks</w:t>
      </w:r>
      <w:r w:rsidR="00163C59">
        <w:rPr>
          <w:rFonts w:asciiTheme="minorHAnsi" w:hAnsiTheme="minorHAnsi" w:cstheme="minorHAnsi"/>
        </w:rPr>
        <w:t xml:space="preserve"> </w:t>
      </w:r>
      <w:r w:rsidR="004D1BA5">
        <w:rPr>
          <w:rFonts w:asciiTheme="minorHAnsi" w:hAnsiTheme="minorHAnsi" w:cstheme="minorHAnsi"/>
        </w:rPr>
        <w:t>are</w:t>
      </w:r>
      <w:r w:rsidR="008A05B4" w:rsidRPr="008F5C7A">
        <w:rPr>
          <w:rFonts w:asciiTheme="minorHAnsi" w:hAnsiTheme="minorHAnsi" w:cstheme="minorHAnsi"/>
        </w:rPr>
        <w:t xml:space="preserve"> </w:t>
      </w:r>
      <w:r w:rsidRPr="008F5C7A">
        <w:rPr>
          <w:rFonts w:asciiTheme="minorHAnsi" w:hAnsiTheme="minorHAnsi" w:cstheme="minorHAnsi"/>
        </w:rPr>
        <w:t xml:space="preserve">a commonly used olfactory lure </w:t>
      </w:r>
      <w:r w:rsidR="00C53989" w:rsidRPr="008F5C7A">
        <w:rPr>
          <w:rFonts w:asciiTheme="minorHAnsi" w:hAnsiTheme="minorHAnsi" w:cstheme="minorHAnsi"/>
        </w:rPr>
        <w:t xml:space="preserve">suggested </w:t>
      </w:r>
      <w:r w:rsidR="008A05B4" w:rsidRPr="008F5C7A">
        <w:rPr>
          <w:rFonts w:asciiTheme="minorHAnsi" w:hAnsiTheme="minorHAnsi" w:cstheme="minorHAnsi"/>
        </w:rPr>
        <w:t xml:space="preserve">to increase the detectability of </w:t>
      </w:r>
      <w:proofErr w:type="spellStart"/>
      <w:r w:rsidR="008A05B4" w:rsidRPr="008F5C7A">
        <w:rPr>
          <w:rFonts w:asciiTheme="minorHAnsi" w:hAnsiTheme="minorHAnsi" w:cstheme="minorHAnsi"/>
        </w:rPr>
        <w:t>mesocarnivores</w:t>
      </w:r>
      <w:proofErr w:type="spellEnd"/>
      <w:r w:rsidR="008A05B4" w:rsidRPr="008F5C7A">
        <w:rPr>
          <w:rFonts w:asciiTheme="minorHAnsi" w:hAnsiTheme="minorHAnsi" w:cstheme="minorHAnsi"/>
        </w:rPr>
        <w:t>, especially coyote (</w:t>
      </w:r>
      <w:proofErr w:type="spellStart"/>
      <w:r w:rsidR="00AE4243" w:rsidRPr="008F5C7A">
        <w:rPr>
          <w:rFonts w:asciiTheme="minorHAnsi" w:hAnsiTheme="minorHAnsi" w:cstheme="minorHAnsi"/>
          <w:i/>
        </w:rPr>
        <w:t>Canis</w:t>
      </w:r>
      <w:proofErr w:type="spellEnd"/>
      <w:r w:rsidR="00AE4243" w:rsidRPr="008F5C7A">
        <w:rPr>
          <w:rFonts w:asciiTheme="minorHAnsi" w:hAnsiTheme="minorHAnsi" w:cstheme="minorHAnsi"/>
          <w:i/>
        </w:rPr>
        <w:t xml:space="preserve"> </w:t>
      </w:r>
      <w:proofErr w:type="spellStart"/>
      <w:r w:rsidR="00AE4243" w:rsidRPr="008F5C7A">
        <w:rPr>
          <w:rFonts w:asciiTheme="minorHAnsi" w:hAnsiTheme="minorHAnsi" w:cstheme="minorHAnsi"/>
          <w:i/>
        </w:rPr>
        <w:t>latrans</w:t>
      </w:r>
      <w:proofErr w:type="spellEnd"/>
      <w:r w:rsidR="00AE4243" w:rsidRPr="008F5C7A">
        <w:rPr>
          <w:rFonts w:asciiTheme="minorHAnsi" w:hAnsiTheme="minorHAnsi" w:cstheme="minorHAnsi"/>
        </w:rPr>
        <w:t xml:space="preserve">; </w:t>
      </w:r>
      <w:proofErr w:type="spellStart"/>
      <w:r w:rsidR="00AE4243" w:rsidRPr="008F5C7A">
        <w:rPr>
          <w:rFonts w:asciiTheme="minorHAnsi" w:hAnsiTheme="minorHAnsi" w:cstheme="minorHAnsi"/>
        </w:rPr>
        <w:t>Roughton</w:t>
      </w:r>
      <w:proofErr w:type="spellEnd"/>
      <w:r w:rsidR="00AE4243" w:rsidRPr="008F5C7A">
        <w:rPr>
          <w:rFonts w:asciiTheme="minorHAnsi" w:hAnsiTheme="minorHAnsi" w:cstheme="minorHAnsi"/>
        </w:rPr>
        <w:t xml:space="preserve"> 1982, </w:t>
      </w:r>
      <w:r w:rsidR="00EF1E75" w:rsidRPr="008F5C7A">
        <w:rPr>
          <w:rFonts w:asciiTheme="minorHAnsi" w:hAnsiTheme="minorHAnsi" w:cstheme="minorHAnsi"/>
        </w:rPr>
        <w:t>Suárez-</w:t>
      </w:r>
      <w:proofErr w:type="spellStart"/>
      <w:r w:rsidR="00EF1E75" w:rsidRPr="008F5C7A">
        <w:rPr>
          <w:rFonts w:asciiTheme="minorHAnsi" w:hAnsiTheme="minorHAnsi" w:cstheme="minorHAnsi"/>
        </w:rPr>
        <w:t>Tangil</w:t>
      </w:r>
      <w:proofErr w:type="spellEnd"/>
      <w:r w:rsidR="00EF1E75" w:rsidRPr="008F5C7A">
        <w:rPr>
          <w:rFonts w:asciiTheme="minorHAnsi" w:hAnsiTheme="minorHAnsi" w:cstheme="minorHAnsi"/>
        </w:rPr>
        <w:t xml:space="preserve"> &amp; Rodríguez 2017)</w:t>
      </w:r>
      <w:r w:rsidR="008A05B4" w:rsidRPr="008F5C7A">
        <w:rPr>
          <w:rFonts w:asciiTheme="minorHAnsi" w:hAnsiTheme="minorHAnsi" w:cstheme="minorHAnsi"/>
        </w:rPr>
        <w:t>.</w:t>
      </w:r>
      <w:r w:rsidR="00CF113D" w:rsidRPr="008F5C7A">
        <w:rPr>
          <w:rFonts w:asciiTheme="minorHAnsi" w:hAnsiTheme="minorHAnsi" w:cstheme="minorHAnsi"/>
        </w:rPr>
        <w:t xml:space="preserve"> </w:t>
      </w:r>
      <w:r w:rsidR="008A05B4" w:rsidRPr="008F5C7A">
        <w:rPr>
          <w:rFonts w:asciiTheme="minorHAnsi" w:hAnsiTheme="minorHAnsi" w:cstheme="minorHAnsi"/>
        </w:rPr>
        <w:t>T</w:t>
      </w:r>
      <w:r w:rsidR="00CF113D" w:rsidRPr="008F5C7A">
        <w:rPr>
          <w:rFonts w:asciiTheme="minorHAnsi" w:hAnsiTheme="minorHAnsi" w:cstheme="minorHAnsi"/>
        </w:rPr>
        <w:t>he non-lure control was a piece</w:t>
      </w:r>
      <w:r w:rsidR="008A05B4" w:rsidRPr="008F5C7A">
        <w:rPr>
          <w:rFonts w:asciiTheme="minorHAnsi" w:hAnsiTheme="minorHAnsi" w:cstheme="minorHAnsi"/>
        </w:rPr>
        <w:t xml:space="preserve"> of</w:t>
      </w:r>
      <w:r w:rsidR="00CF113D" w:rsidRPr="008F5C7A">
        <w:rPr>
          <w:rFonts w:asciiTheme="minorHAnsi" w:hAnsiTheme="minorHAnsi" w:cstheme="minorHAnsi"/>
        </w:rPr>
        <w:t xml:space="preserve"> white cardstock cut to an identical size</w:t>
      </w:r>
      <w:r w:rsidR="008A05B4" w:rsidRPr="008F5C7A">
        <w:rPr>
          <w:rFonts w:asciiTheme="minorHAnsi" w:hAnsiTheme="minorHAnsi" w:cstheme="minorHAnsi"/>
        </w:rPr>
        <w:t xml:space="preserve"> as the </w:t>
      </w:r>
      <w:r w:rsidR="00140693" w:rsidRPr="008F5C7A">
        <w:rPr>
          <w:rFonts w:asciiTheme="minorHAnsi" w:hAnsiTheme="minorHAnsi" w:cstheme="minorHAnsi"/>
        </w:rPr>
        <w:t xml:space="preserve">FAS </w:t>
      </w:r>
      <w:r w:rsidR="008A05B4" w:rsidRPr="008F5C7A">
        <w:rPr>
          <w:rFonts w:asciiTheme="minorHAnsi" w:hAnsiTheme="minorHAnsi" w:cstheme="minorHAnsi"/>
        </w:rPr>
        <w:t>disk</w:t>
      </w:r>
      <w:r w:rsidR="00CF113D" w:rsidRPr="008F5C7A">
        <w:rPr>
          <w:rFonts w:asciiTheme="minorHAnsi" w:hAnsiTheme="minorHAnsi" w:cstheme="minorHAnsi"/>
        </w:rPr>
        <w:t xml:space="preserve">. </w:t>
      </w:r>
      <w:r w:rsidR="00163C59" w:rsidRPr="00163C59">
        <w:rPr>
          <w:rFonts w:asciiTheme="minorHAnsi" w:hAnsiTheme="minorHAnsi" w:cstheme="minorHAnsi"/>
        </w:rPr>
        <w:t>The non-lure cardstock and mesh control was used to account for the placement of a novel object in view of a camera when using lure (i.e., a visual control).</w:t>
      </w:r>
      <w:r w:rsidR="00163C59">
        <w:rPr>
          <w:rFonts w:asciiTheme="minorHAnsi" w:hAnsiTheme="minorHAnsi" w:cstheme="minorHAnsi"/>
        </w:rPr>
        <w:t xml:space="preserve"> </w:t>
      </w:r>
      <w:r w:rsidR="00CF113D" w:rsidRPr="008F5C7A">
        <w:rPr>
          <w:rFonts w:asciiTheme="minorHAnsi" w:hAnsiTheme="minorHAnsi" w:cstheme="minorHAnsi"/>
        </w:rPr>
        <w:t xml:space="preserve">Treatments were contained within a </w:t>
      </w:r>
      <w:r w:rsidR="008A05B4" w:rsidRPr="008F5C7A">
        <w:rPr>
          <w:rFonts w:asciiTheme="minorHAnsi" w:hAnsiTheme="minorHAnsi" w:cstheme="minorHAnsi"/>
        </w:rPr>
        <w:t xml:space="preserve">7.5 </w:t>
      </w:r>
      <w:proofErr w:type="gramStart"/>
      <w:r w:rsidR="008A05B4" w:rsidRPr="008F5C7A">
        <w:rPr>
          <w:rFonts w:asciiTheme="minorHAnsi" w:hAnsiTheme="minorHAnsi" w:cstheme="minorHAnsi"/>
        </w:rPr>
        <w:t>cm  x</w:t>
      </w:r>
      <w:proofErr w:type="gramEnd"/>
      <w:r w:rsidR="008A05B4" w:rsidRPr="008F5C7A">
        <w:rPr>
          <w:rFonts w:asciiTheme="minorHAnsi" w:hAnsiTheme="minorHAnsi" w:cstheme="minorHAnsi"/>
        </w:rPr>
        <w:t xml:space="preserve"> 7.5 cm </w:t>
      </w:r>
      <w:r w:rsidR="00882A6E" w:rsidRPr="008F5C7A">
        <w:rPr>
          <w:rFonts w:asciiTheme="minorHAnsi" w:hAnsiTheme="minorHAnsi" w:cstheme="minorHAnsi"/>
        </w:rPr>
        <w:t xml:space="preserve">black </w:t>
      </w:r>
      <w:r w:rsidR="00CF113D" w:rsidRPr="008F5C7A">
        <w:rPr>
          <w:rFonts w:asciiTheme="minorHAnsi" w:hAnsiTheme="minorHAnsi" w:cstheme="minorHAnsi"/>
        </w:rPr>
        <w:t>mesh pouch and nailed to a tree</w:t>
      </w:r>
      <w:r w:rsidR="008A05B4" w:rsidRPr="008F5C7A">
        <w:rPr>
          <w:rFonts w:asciiTheme="minorHAnsi" w:hAnsiTheme="minorHAnsi" w:cstheme="minorHAnsi"/>
        </w:rPr>
        <w:t xml:space="preserve"> approximately 30 cm from the ground</w:t>
      </w:r>
      <w:r w:rsidR="00CF113D" w:rsidRPr="008F5C7A">
        <w:rPr>
          <w:rFonts w:asciiTheme="minorHAnsi" w:hAnsiTheme="minorHAnsi" w:cstheme="minorHAnsi"/>
        </w:rPr>
        <w:t xml:space="preserve"> (Figure 1</w:t>
      </w:r>
      <w:r w:rsidR="004D1BA5">
        <w:rPr>
          <w:rFonts w:asciiTheme="minorHAnsi" w:hAnsiTheme="minorHAnsi" w:cstheme="minorHAnsi"/>
        </w:rPr>
        <w:t>c</w:t>
      </w:r>
      <w:r w:rsidR="001901C2" w:rsidRPr="008F3316">
        <w:rPr>
          <w:rFonts w:asciiTheme="minorHAnsi" w:hAnsiTheme="minorHAnsi" w:cstheme="minorHAnsi"/>
        </w:rPr>
        <w:t xml:space="preserve">, see supplemental information for examples of </w:t>
      </w:r>
      <w:r w:rsidR="00945237" w:rsidRPr="008F3316">
        <w:rPr>
          <w:rFonts w:asciiTheme="minorHAnsi" w:hAnsiTheme="minorHAnsi" w:cstheme="minorHAnsi"/>
        </w:rPr>
        <w:t>both treatments</w:t>
      </w:r>
      <w:r w:rsidR="00CF113D" w:rsidRPr="008F3316">
        <w:rPr>
          <w:rFonts w:asciiTheme="minorHAnsi" w:hAnsiTheme="minorHAnsi" w:cstheme="minorHAnsi"/>
        </w:rPr>
        <w:t xml:space="preserve">). </w:t>
      </w:r>
    </w:p>
    <w:p w14:paraId="7562830A" w14:textId="77777777" w:rsidR="00FB51A3" w:rsidRPr="008F5C7A" w:rsidRDefault="00FB51A3" w:rsidP="002633CF">
      <w:pPr>
        <w:contextualSpacing/>
        <w:rPr>
          <w:rFonts w:asciiTheme="minorHAnsi" w:hAnsiTheme="minorHAnsi" w:cstheme="minorHAnsi"/>
        </w:rPr>
      </w:pPr>
    </w:p>
    <w:p w14:paraId="28344F9F" w14:textId="3E0451A1" w:rsidR="004F1005" w:rsidRPr="008F5C7A" w:rsidRDefault="00417246">
      <w:pPr>
        <w:contextualSpacing/>
        <w:rPr>
          <w:rFonts w:asciiTheme="minorHAnsi" w:hAnsiTheme="minorHAnsi" w:cstheme="minorHAnsi"/>
        </w:rPr>
      </w:pPr>
      <w:r w:rsidRPr="008F5C7A">
        <w:rPr>
          <w:rFonts w:asciiTheme="minorHAnsi" w:hAnsiTheme="minorHAnsi" w:cstheme="minorHAnsi"/>
        </w:rPr>
        <w:t>For this study, camera traps were deployed for 28 consecutive days between August 27, 2018 and September 25, 2018. This 28</w:t>
      </w:r>
      <w:r w:rsidR="008A1F43" w:rsidRPr="008F5C7A">
        <w:rPr>
          <w:rFonts w:asciiTheme="minorHAnsi" w:hAnsiTheme="minorHAnsi" w:cstheme="minorHAnsi"/>
        </w:rPr>
        <w:t>-</w:t>
      </w:r>
      <w:r w:rsidRPr="008F5C7A">
        <w:rPr>
          <w:rFonts w:asciiTheme="minorHAnsi" w:hAnsiTheme="minorHAnsi" w:cstheme="minorHAnsi"/>
        </w:rPr>
        <w:t xml:space="preserve">day season was divided into </w:t>
      </w:r>
      <w:r w:rsidR="00140693" w:rsidRPr="008F5C7A">
        <w:rPr>
          <w:rFonts w:asciiTheme="minorHAnsi" w:hAnsiTheme="minorHAnsi" w:cstheme="minorHAnsi"/>
        </w:rPr>
        <w:t>four</w:t>
      </w:r>
      <w:r w:rsidR="00AE4243" w:rsidRPr="008F5C7A">
        <w:rPr>
          <w:rFonts w:asciiTheme="minorHAnsi" w:hAnsiTheme="minorHAnsi" w:cstheme="minorHAnsi"/>
        </w:rPr>
        <w:t xml:space="preserve"> one</w:t>
      </w:r>
      <w:r w:rsidR="00140693" w:rsidRPr="008F5C7A">
        <w:rPr>
          <w:rFonts w:asciiTheme="minorHAnsi" w:hAnsiTheme="minorHAnsi" w:cstheme="minorHAnsi"/>
        </w:rPr>
        <w:t>-week long</w:t>
      </w:r>
      <w:r w:rsidRPr="008F5C7A">
        <w:rPr>
          <w:rFonts w:asciiTheme="minorHAnsi" w:hAnsiTheme="minorHAnsi" w:cstheme="minorHAnsi"/>
        </w:rPr>
        <w:t xml:space="preserve"> sessions</w:t>
      </w:r>
      <w:r w:rsidR="00140693" w:rsidRPr="008F5C7A">
        <w:rPr>
          <w:rFonts w:asciiTheme="minorHAnsi" w:hAnsiTheme="minorHAnsi" w:cstheme="minorHAnsi"/>
        </w:rPr>
        <w:t xml:space="preserve">. </w:t>
      </w:r>
      <w:r w:rsidR="007E3A84" w:rsidRPr="008F5C7A">
        <w:rPr>
          <w:rFonts w:asciiTheme="minorHAnsi" w:hAnsiTheme="minorHAnsi" w:cstheme="minorHAnsi"/>
        </w:rPr>
        <w:t>For each sampling unit of two cameras</w:t>
      </w:r>
      <w:r w:rsidR="00882A6E" w:rsidRPr="008F5C7A">
        <w:rPr>
          <w:rFonts w:asciiTheme="minorHAnsi" w:hAnsiTheme="minorHAnsi" w:cstheme="minorHAnsi"/>
        </w:rPr>
        <w:t>,</w:t>
      </w:r>
      <w:r w:rsidR="007E3A84" w:rsidRPr="008F5C7A">
        <w:rPr>
          <w:rFonts w:asciiTheme="minorHAnsi" w:hAnsiTheme="minorHAnsi" w:cstheme="minorHAnsi"/>
        </w:rPr>
        <w:t xml:space="preserve"> t</w:t>
      </w:r>
      <w:r w:rsidRPr="008F5C7A">
        <w:rPr>
          <w:rFonts w:asciiTheme="minorHAnsi" w:hAnsiTheme="minorHAnsi" w:cstheme="minorHAnsi"/>
        </w:rPr>
        <w:t>reatments were changed every week following a full factorial design (Figure 1</w:t>
      </w:r>
      <w:r w:rsidR="004D1BA5">
        <w:rPr>
          <w:rFonts w:asciiTheme="minorHAnsi" w:hAnsiTheme="minorHAnsi" w:cstheme="minorHAnsi"/>
        </w:rPr>
        <w:t>e</w:t>
      </w:r>
      <w:r w:rsidRPr="008F5C7A">
        <w:rPr>
          <w:rFonts w:asciiTheme="minorHAnsi" w:hAnsiTheme="minorHAnsi" w:cstheme="minorHAnsi"/>
        </w:rPr>
        <w:t xml:space="preserve">). </w:t>
      </w:r>
      <w:r w:rsidR="00140693" w:rsidRPr="008F5C7A">
        <w:rPr>
          <w:rFonts w:asciiTheme="minorHAnsi" w:hAnsiTheme="minorHAnsi" w:cstheme="minorHAnsi"/>
        </w:rPr>
        <w:t>Briefly</w:t>
      </w:r>
      <w:r w:rsidR="00CF113D" w:rsidRPr="008F5C7A">
        <w:rPr>
          <w:rFonts w:asciiTheme="minorHAnsi" w:hAnsiTheme="minorHAnsi" w:cstheme="minorHAnsi"/>
        </w:rPr>
        <w:t xml:space="preserve">, </w:t>
      </w:r>
      <w:r w:rsidR="00AE16CC" w:rsidRPr="008F5C7A">
        <w:rPr>
          <w:rFonts w:asciiTheme="minorHAnsi" w:hAnsiTheme="minorHAnsi" w:cstheme="minorHAnsi"/>
        </w:rPr>
        <w:t xml:space="preserve">for camera traps A and B in a sampling unit, </w:t>
      </w:r>
      <w:r w:rsidR="001774F4" w:rsidRPr="008F5C7A">
        <w:rPr>
          <w:rFonts w:asciiTheme="minorHAnsi" w:hAnsiTheme="minorHAnsi" w:cstheme="minorHAnsi"/>
        </w:rPr>
        <w:t>both</w:t>
      </w:r>
      <w:r w:rsidRPr="008F5C7A">
        <w:rPr>
          <w:rFonts w:asciiTheme="minorHAnsi" w:hAnsiTheme="minorHAnsi" w:cstheme="minorHAnsi"/>
        </w:rPr>
        <w:t xml:space="preserve"> received non-lure controls on week </w:t>
      </w:r>
      <w:r w:rsidR="00AE4243" w:rsidRPr="008F5C7A">
        <w:rPr>
          <w:rFonts w:asciiTheme="minorHAnsi" w:hAnsiTheme="minorHAnsi" w:cstheme="minorHAnsi"/>
        </w:rPr>
        <w:t>one</w:t>
      </w:r>
      <w:r w:rsidRPr="008F5C7A">
        <w:rPr>
          <w:rFonts w:asciiTheme="minorHAnsi" w:hAnsiTheme="minorHAnsi" w:cstheme="minorHAnsi"/>
        </w:rPr>
        <w:t xml:space="preserve"> which were exchanged for lured pouches on week </w:t>
      </w:r>
      <w:r w:rsidR="00AE4243" w:rsidRPr="008F5C7A">
        <w:rPr>
          <w:rFonts w:asciiTheme="minorHAnsi" w:hAnsiTheme="minorHAnsi" w:cstheme="minorHAnsi"/>
        </w:rPr>
        <w:t>two</w:t>
      </w:r>
      <w:r w:rsidRPr="008F5C7A">
        <w:rPr>
          <w:rFonts w:asciiTheme="minorHAnsi" w:hAnsiTheme="minorHAnsi" w:cstheme="minorHAnsi"/>
        </w:rPr>
        <w:t xml:space="preserve">. On week </w:t>
      </w:r>
      <w:r w:rsidR="00AE4243" w:rsidRPr="008F5C7A">
        <w:rPr>
          <w:rFonts w:asciiTheme="minorHAnsi" w:hAnsiTheme="minorHAnsi" w:cstheme="minorHAnsi"/>
        </w:rPr>
        <w:t>three</w:t>
      </w:r>
      <w:r w:rsidRPr="008F5C7A">
        <w:rPr>
          <w:rFonts w:asciiTheme="minorHAnsi" w:hAnsiTheme="minorHAnsi" w:cstheme="minorHAnsi"/>
        </w:rPr>
        <w:t xml:space="preserve">, camera trap A received a new lure pouch while camera trap B </w:t>
      </w:r>
      <w:r w:rsidR="001774F4" w:rsidRPr="008F5C7A">
        <w:rPr>
          <w:rFonts w:asciiTheme="minorHAnsi" w:hAnsiTheme="minorHAnsi" w:cstheme="minorHAnsi"/>
        </w:rPr>
        <w:t>was given</w:t>
      </w:r>
      <w:r w:rsidRPr="008F5C7A">
        <w:rPr>
          <w:rFonts w:asciiTheme="minorHAnsi" w:hAnsiTheme="minorHAnsi" w:cstheme="minorHAnsi"/>
        </w:rPr>
        <w:t xml:space="preserve"> a non-lure control. The opposite occurred for week </w:t>
      </w:r>
      <w:r w:rsidR="00AE4243" w:rsidRPr="008F5C7A">
        <w:rPr>
          <w:rFonts w:asciiTheme="minorHAnsi" w:hAnsiTheme="minorHAnsi" w:cstheme="minorHAnsi"/>
        </w:rPr>
        <w:t>four</w:t>
      </w:r>
      <w:r w:rsidR="00140693" w:rsidRPr="008F5C7A">
        <w:rPr>
          <w:rFonts w:asciiTheme="minorHAnsi" w:hAnsiTheme="minorHAnsi" w:cstheme="minorHAnsi"/>
        </w:rPr>
        <w:t xml:space="preserve">: camera trap A received a non-lure control while camera trap B </w:t>
      </w:r>
      <w:r w:rsidR="001774F4" w:rsidRPr="008F5C7A">
        <w:rPr>
          <w:rFonts w:asciiTheme="minorHAnsi" w:hAnsiTheme="minorHAnsi" w:cstheme="minorHAnsi"/>
        </w:rPr>
        <w:t>received</w:t>
      </w:r>
      <w:r w:rsidR="00140693" w:rsidRPr="008F5C7A">
        <w:rPr>
          <w:rFonts w:asciiTheme="minorHAnsi" w:hAnsiTheme="minorHAnsi" w:cstheme="minorHAnsi"/>
        </w:rPr>
        <w:t xml:space="preserve"> a lure pouch (Figure 1</w:t>
      </w:r>
      <w:r w:rsidR="002F2D17">
        <w:rPr>
          <w:rFonts w:asciiTheme="minorHAnsi" w:hAnsiTheme="minorHAnsi" w:cstheme="minorHAnsi"/>
        </w:rPr>
        <w:t>e</w:t>
      </w:r>
      <w:r w:rsidR="00140693" w:rsidRPr="008F5C7A">
        <w:rPr>
          <w:rFonts w:asciiTheme="minorHAnsi" w:hAnsiTheme="minorHAnsi" w:cstheme="minorHAnsi"/>
        </w:rPr>
        <w:t>)</w:t>
      </w:r>
      <w:r w:rsidR="008A1F43" w:rsidRPr="008F5C7A">
        <w:rPr>
          <w:rFonts w:asciiTheme="minorHAnsi" w:hAnsiTheme="minorHAnsi" w:cstheme="minorHAnsi"/>
        </w:rPr>
        <w:t xml:space="preserve">. </w:t>
      </w:r>
      <w:r w:rsidR="00140693" w:rsidRPr="008F5C7A">
        <w:rPr>
          <w:rFonts w:asciiTheme="minorHAnsi" w:hAnsiTheme="minorHAnsi" w:cstheme="minorHAnsi"/>
        </w:rPr>
        <w:t>Memory cards were replaced every week</w:t>
      </w:r>
      <w:r w:rsidR="007E3A84" w:rsidRPr="008F5C7A">
        <w:rPr>
          <w:rFonts w:asciiTheme="minorHAnsi" w:hAnsiTheme="minorHAnsi" w:cstheme="minorHAnsi"/>
        </w:rPr>
        <w:t>.</w:t>
      </w:r>
      <w:r w:rsidR="00140693" w:rsidRPr="008F5C7A">
        <w:rPr>
          <w:rFonts w:asciiTheme="minorHAnsi" w:hAnsiTheme="minorHAnsi" w:cstheme="minorHAnsi"/>
        </w:rPr>
        <w:t xml:space="preserve"> </w:t>
      </w:r>
      <w:r w:rsidR="007E3A84" w:rsidRPr="008F5C7A">
        <w:rPr>
          <w:rFonts w:asciiTheme="minorHAnsi" w:hAnsiTheme="minorHAnsi" w:cstheme="minorHAnsi"/>
        </w:rPr>
        <w:t>B</w:t>
      </w:r>
      <w:r w:rsidR="008A1F43" w:rsidRPr="008F5C7A">
        <w:rPr>
          <w:rFonts w:asciiTheme="minorHAnsi" w:hAnsiTheme="minorHAnsi" w:cstheme="minorHAnsi"/>
        </w:rPr>
        <w:t xml:space="preserve">atteries were replaced on all camera traps at the beginning of week </w:t>
      </w:r>
      <w:r w:rsidR="00AE4243" w:rsidRPr="008F5C7A">
        <w:rPr>
          <w:rFonts w:asciiTheme="minorHAnsi" w:hAnsiTheme="minorHAnsi" w:cstheme="minorHAnsi"/>
        </w:rPr>
        <w:t>three</w:t>
      </w:r>
      <w:r w:rsidR="003B697F" w:rsidRPr="008F5C7A">
        <w:rPr>
          <w:rFonts w:asciiTheme="minorHAnsi" w:hAnsiTheme="minorHAnsi" w:cstheme="minorHAnsi"/>
        </w:rPr>
        <w:t xml:space="preserve"> (or as needed otherwise</w:t>
      </w:r>
      <w:r w:rsidR="00B619EB">
        <w:rPr>
          <w:rFonts w:asciiTheme="minorHAnsi" w:hAnsiTheme="minorHAnsi" w:cstheme="minorHAnsi"/>
        </w:rPr>
        <w:t xml:space="preserve"> during weekly checks</w:t>
      </w:r>
      <w:r w:rsidR="003B697F" w:rsidRPr="008F5C7A">
        <w:rPr>
          <w:rFonts w:asciiTheme="minorHAnsi" w:hAnsiTheme="minorHAnsi" w:cstheme="minorHAnsi"/>
        </w:rPr>
        <w:t>)</w:t>
      </w:r>
      <w:r w:rsidR="001774F4" w:rsidRPr="008F5C7A">
        <w:rPr>
          <w:rFonts w:asciiTheme="minorHAnsi" w:hAnsiTheme="minorHAnsi" w:cstheme="minorHAnsi"/>
        </w:rPr>
        <w:t>.</w:t>
      </w:r>
      <w:r w:rsidR="00140693" w:rsidRPr="008F5C7A">
        <w:rPr>
          <w:rFonts w:asciiTheme="minorHAnsi" w:hAnsiTheme="minorHAnsi" w:cstheme="minorHAnsi"/>
        </w:rPr>
        <w:t xml:space="preserve"> To ensure </w:t>
      </w:r>
      <w:r w:rsidR="001774F4" w:rsidRPr="008F5C7A">
        <w:rPr>
          <w:rFonts w:asciiTheme="minorHAnsi" w:hAnsiTheme="minorHAnsi" w:cstheme="minorHAnsi"/>
        </w:rPr>
        <w:t>accurate</w:t>
      </w:r>
      <w:r w:rsidR="00140693" w:rsidRPr="008F5C7A">
        <w:rPr>
          <w:rFonts w:asciiTheme="minorHAnsi" w:hAnsiTheme="minorHAnsi" w:cstheme="minorHAnsi"/>
        </w:rPr>
        <w:t xml:space="preserve"> </w:t>
      </w:r>
      <w:r w:rsidR="007E3A84" w:rsidRPr="008F5C7A">
        <w:rPr>
          <w:rFonts w:asciiTheme="minorHAnsi" w:hAnsiTheme="minorHAnsi" w:cstheme="minorHAnsi"/>
        </w:rPr>
        <w:t>species identification</w:t>
      </w:r>
      <w:r w:rsidR="003B697F" w:rsidRPr="008F5C7A">
        <w:rPr>
          <w:rFonts w:asciiTheme="minorHAnsi" w:hAnsiTheme="minorHAnsi" w:cstheme="minorHAnsi"/>
        </w:rPr>
        <w:t xml:space="preserve"> in an image</w:t>
      </w:r>
      <w:r w:rsidR="00140693" w:rsidRPr="008F5C7A">
        <w:rPr>
          <w:rFonts w:asciiTheme="minorHAnsi" w:hAnsiTheme="minorHAnsi" w:cstheme="minorHAnsi"/>
        </w:rPr>
        <w:t xml:space="preserve">, pictures were </w:t>
      </w:r>
      <w:r w:rsidR="003B697F" w:rsidRPr="008F5C7A">
        <w:rPr>
          <w:rFonts w:asciiTheme="minorHAnsi" w:hAnsiTheme="minorHAnsi" w:cstheme="minorHAnsi"/>
        </w:rPr>
        <w:t>identified</w:t>
      </w:r>
      <w:r w:rsidR="00140693" w:rsidRPr="008F5C7A">
        <w:rPr>
          <w:rFonts w:asciiTheme="minorHAnsi" w:hAnsiTheme="minorHAnsi" w:cstheme="minorHAnsi"/>
        </w:rPr>
        <w:t xml:space="preserve"> </w:t>
      </w:r>
      <w:r w:rsidR="004D1BA5">
        <w:rPr>
          <w:rFonts w:asciiTheme="minorHAnsi" w:hAnsiTheme="minorHAnsi" w:cstheme="minorHAnsi"/>
        </w:rPr>
        <w:t>twice</w:t>
      </w:r>
      <w:r w:rsidR="00140693" w:rsidRPr="008F5C7A">
        <w:rPr>
          <w:rFonts w:asciiTheme="minorHAnsi" w:hAnsiTheme="minorHAnsi" w:cstheme="minorHAnsi"/>
        </w:rPr>
        <w:t xml:space="preserve"> by separate individuals (GB and MF). </w:t>
      </w:r>
      <w:r w:rsidR="002C117E" w:rsidRPr="008F5C7A">
        <w:rPr>
          <w:rFonts w:asciiTheme="minorHAnsi" w:hAnsiTheme="minorHAnsi" w:cstheme="minorHAnsi"/>
        </w:rPr>
        <w:t>Infra-red images of tree squirrels were marked as a ‘black &amp; white squirrel’ and were censored from subsequent analyses because the</w:t>
      </w:r>
      <w:r w:rsidR="00C53989" w:rsidRPr="008F5C7A">
        <w:rPr>
          <w:rFonts w:asciiTheme="minorHAnsi" w:hAnsiTheme="minorHAnsi" w:cstheme="minorHAnsi"/>
        </w:rPr>
        <w:t xml:space="preserve"> individual within a photo </w:t>
      </w:r>
      <w:r w:rsidR="002C117E" w:rsidRPr="008F5C7A">
        <w:rPr>
          <w:rFonts w:asciiTheme="minorHAnsi" w:hAnsiTheme="minorHAnsi" w:cstheme="minorHAnsi"/>
        </w:rPr>
        <w:t xml:space="preserve">could have either been </w:t>
      </w:r>
      <w:r w:rsidR="004D1BA5">
        <w:rPr>
          <w:rFonts w:asciiTheme="minorHAnsi" w:hAnsiTheme="minorHAnsi" w:cstheme="minorHAnsi"/>
        </w:rPr>
        <w:t xml:space="preserve">an </w:t>
      </w:r>
      <w:r w:rsidR="002C117E" w:rsidRPr="008F5C7A">
        <w:rPr>
          <w:rFonts w:asciiTheme="minorHAnsi" w:hAnsiTheme="minorHAnsi" w:cstheme="minorHAnsi"/>
        </w:rPr>
        <w:t>eastern gray squirrel (</w:t>
      </w:r>
      <w:r w:rsidR="002C117E" w:rsidRPr="008F5C7A">
        <w:rPr>
          <w:rFonts w:asciiTheme="minorHAnsi" w:hAnsiTheme="minorHAnsi" w:cstheme="minorHAnsi"/>
          <w:i/>
        </w:rPr>
        <w:t xml:space="preserve">Sciurus </w:t>
      </w:r>
      <w:proofErr w:type="spellStart"/>
      <w:r w:rsidR="002C117E" w:rsidRPr="008F5C7A">
        <w:rPr>
          <w:rFonts w:asciiTheme="minorHAnsi" w:hAnsiTheme="minorHAnsi" w:cstheme="minorHAnsi"/>
          <w:i/>
        </w:rPr>
        <w:t>carolinensis</w:t>
      </w:r>
      <w:proofErr w:type="spellEnd"/>
      <w:r w:rsidR="002C117E" w:rsidRPr="008F5C7A">
        <w:rPr>
          <w:rFonts w:asciiTheme="minorHAnsi" w:hAnsiTheme="minorHAnsi" w:cstheme="minorHAnsi"/>
        </w:rPr>
        <w:t>) or fox squirrel (</w:t>
      </w:r>
      <w:r w:rsidR="002C117E" w:rsidRPr="008F5C7A">
        <w:rPr>
          <w:rFonts w:asciiTheme="minorHAnsi" w:hAnsiTheme="minorHAnsi" w:cstheme="minorHAnsi"/>
          <w:i/>
        </w:rPr>
        <w:t xml:space="preserve">Sciurus </w:t>
      </w:r>
      <w:proofErr w:type="spellStart"/>
      <w:r w:rsidR="002C117E" w:rsidRPr="008F5C7A">
        <w:rPr>
          <w:rFonts w:asciiTheme="minorHAnsi" w:hAnsiTheme="minorHAnsi" w:cstheme="minorHAnsi"/>
          <w:i/>
        </w:rPr>
        <w:t>niger</w:t>
      </w:r>
      <w:proofErr w:type="spellEnd"/>
      <w:r w:rsidR="002C117E" w:rsidRPr="008F5C7A">
        <w:rPr>
          <w:rFonts w:asciiTheme="minorHAnsi" w:hAnsiTheme="minorHAnsi" w:cstheme="minorHAnsi"/>
        </w:rPr>
        <w:t xml:space="preserve">). Color images of tree squirrels were identified to the species level. </w:t>
      </w:r>
      <w:r w:rsidR="008A1F43" w:rsidRPr="008F5C7A">
        <w:rPr>
          <w:rFonts w:asciiTheme="minorHAnsi" w:hAnsiTheme="minorHAnsi" w:cstheme="minorHAnsi"/>
        </w:rPr>
        <w:t>If there was disagreement between identifications</w:t>
      </w:r>
      <w:r w:rsidR="00E01996" w:rsidRPr="008F5C7A">
        <w:rPr>
          <w:rFonts w:asciiTheme="minorHAnsi" w:hAnsiTheme="minorHAnsi" w:cstheme="minorHAnsi"/>
        </w:rPr>
        <w:t xml:space="preserve"> </w:t>
      </w:r>
      <w:commentRangeStart w:id="13"/>
      <w:commentRangeStart w:id="14"/>
      <w:r w:rsidR="00E01996" w:rsidRPr="008F5C7A">
        <w:rPr>
          <w:rFonts w:asciiTheme="minorHAnsi" w:hAnsiTheme="minorHAnsi" w:cstheme="minorHAnsi"/>
        </w:rPr>
        <w:t>or counts of</w:t>
      </w:r>
      <w:commentRangeEnd w:id="13"/>
      <w:r w:rsidR="002F2D17">
        <w:rPr>
          <w:rStyle w:val="CommentReference"/>
          <w:rFonts w:asciiTheme="minorHAnsi" w:eastAsiaTheme="minorHAnsi" w:hAnsiTheme="minorHAnsi" w:cstheme="minorBidi"/>
        </w:rPr>
        <w:commentReference w:id="13"/>
      </w:r>
      <w:commentRangeEnd w:id="14"/>
      <w:r w:rsidR="001E7310">
        <w:rPr>
          <w:rStyle w:val="CommentReference"/>
          <w:rFonts w:asciiTheme="minorHAnsi" w:eastAsiaTheme="minorHAnsi" w:hAnsiTheme="minorHAnsi" w:cstheme="minorBidi"/>
        </w:rPr>
        <w:commentReference w:id="14"/>
      </w:r>
      <w:r w:rsidR="00E01996" w:rsidRPr="008F5C7A">
        <w:rPr>
          <w:rFonts w:asciiTheme="minorHAnsi" w:hAnsiTheme="minorHAnsi" w:cstheme="minorHAnsi"/>
        </w:rPr>
        <w:t xml:space="preserve"> individuals</w:t>
      </w:r>
      <w:r w:rsidR="00140693" w:rsidRPr="008F5C7A">
        <w:rPr>
          <w:rFonts w:asciiTheme="minorHAnsi" w:hAnsiTheme="minorHAnsi" w:cstheme="minorHAnsi"/>
        </w:rPr>
        <w:t xml:space="preserve"> on a</w:t>
      </w:r>
      <w:r w:rsidR="004D1BA5">
        <w:rPr>
          <w:rFonts w:asciiTheme="minorHAnsi" w:hAnsiTheme="minorHAnsi" w:cstheme="minorHAnsi"/>
        </w:rPr>
        <w:t>n</w:t>
      </w:r>
      <w:r w:rsidR="00163C59">
        <w:rPr>
          <w:rFonts w:asciiTheme="minorHAnsi" w:hAnsiTheme="minorHAnsi" w:cstheme="minorHAnsi"/>
        </w:rPr>
        <w:t xml:space="preserve"> </w:t>
      </w:r>
      <w:r w:rsidR="00140693" w:rsidRPr="008F5C7A">
        <w:rPr>
          <w:rFonts w:asciiTheme="minorHAnsi" w:hAnsiTheme="minorHAnsi" w:cstheme="minorHAnsi"/>
        </w:rPr>
        <w:t>image</w:t>
      </w:r>
      <w:r w:rsidR="008A1F43" w:rsidRPr="008F5C7A">
        <w:rPr>
          <w:rFonts w:asciiTheme="minorHAnsi" w:hAnsiTheme="minorHAnsi" w:cstheme="minorHAnsi"/>
        </w:rPr>
        <w:t xml:space="preserve">, </w:t>
      </w:r>
      <w:r w:rsidR="00140693" w:rsidRPr="008F5C7A">
        <w:rPr>
          <w:rFonts w:asciiTheme="minorHAnsi" w:hAnsiTheme="minorHAnsi" w:cstheme="minorHAnsi"/>
        </w:rPr>
        <w:t>the photo</w:t>
      </w:r>
      <w:r w:rsidR="008A1F43" w:rsidRPr="008F5C7A">
        <w:rPr>
          <w:rFonts w:asciiTheme="minorHAnsi" w:hAnsiTheme="minorHAnsi" w:cstheme="minorHAnsi"/>
        </w:rPr>
        <w:t xml:space="preserve"> w</w:t>
      </w:r>
      <w:r w:rsidR="00140693" w:rsidRPr="008F5C7A">
        <w:rPr>
          <w:rFonts w:asciiTheme="minorHAnsi" w:hAnsiTheme="minorHAnsi" w:cstheme="minorHAnsi"/>
        </w:rPr>
        <w:t>as</w:t>
      </w:r>
      <w:r w:rsidR="008A1F43" w:rsidRPr="008F5C7A">
        <w:rPr>
          <w:rFonts w:asciiTheme="minorHAnsi" w:hAnsiTheme="minorHAnsi" w:cstheme="minorHAnsi"/>
        </w:rPr>
        <w:t xml:space="preserve"> assessed a third time</w:t>
      </w:r>
      <w:r w:rsidR="005C4870" w:rsidRPr="008F5C7A">
        <w:rPr>
          <w:rFonts w:asciiTheme="minorHAnsi" w:hAnsiTheme="minorHAnsi" w:cstheme="minorHAnsi"/>
        </w:rPr>
        <w:t xml:space="preserve"> by either </w:t>
      </w:r>
      <w:r w:rsidR="00E01996" w:rsidRPr="008F5C7A">
        <w:rPr>
          <w:rFonts w:asciiTheme="minorHAnsi" w:hAnsiTheme="minorHAnsi" w:cstheme="minorHAnsi"/>
        </w:rPr>
        <w:t>EL or MF</w:t>
      </w:r>
      <w:r w:rsidR="008A1F43" w:rsidRPr="008F5C7A">
        <w:rPr>
          <w:rFonts w:asciiTheme="minorHAnsi" w:hAnsiTheme="minorHAnsi" w:cstheme="minorHAnsi"/>
        </w:rPr>
        <w:t xml:space="preserve"> to determine the correct </w:t>
      </w:r>
      <w:r w:rsidR="00140693" w:rsidRPr="008F5C7A">
        <w:rPr>
          <w:rFonts w:asciiTheme="minorHAnsi" w:hAnsiTheme="minorHAnsi" w:cstheme="minorHAnsi"/>
        </w:rPr>
        <w:t>identification</w:t>
      </w:r>
      <w:r w:rsidR="008A1F43" w:rsidRPr="008F3316">
        <w:rPr>
          <w:rFonts w:asciiTheme="minorHAnsi" w:hAnsiTheme="minorHAnsi" w:cstheme="minorHAnsi"/>
        </w:rPr>
        <w:t>.</w:t>
      </w:r>
      <w:r w:rsidR="00E01996" w:rsidRPr="008F3316">
        <w:rPr>
          <w:rFonts w:asciiTheme="minorHAnsi" w:hAnsiTheme="minorHAnsi" w:cstheme="minorHAnsi"/>
        </w:rPr>
        <w:t xml:space="preserve"> </w:t>
      </w:r>
      <w:r w:rsidR="003340CE" w:rsidRPr="008F5C7A">
        <w:rPr>
          <w:rFonts w:asciiTheme="minorHAnsi" w:hAnsiTheme="minorHAnsi" w:cstheme="minorHAnsi"/>
        </w:rPr>
        <w:t xml:space="preserve"> </w:t>
      </w:r>
      <w:r w:rsidR="007E3A84" w:rsidRPr="008F5C7A">
        <w:rPr>
          <w:rFonts w:asciiTheme="minorHAnsi" w:hAnsiTheme="minorHAnsi" w:cstheme="minorHAnsi"/>
        </w:rPr>
        <w:t xml:space="preserve">The date and time </w:t>
      </w:r>
      <w:r w:rsidR="0073563D" w:rsidRPr="008F5C7A">
        <w:rPr>
          <w:rFonts w:asciiTheme="minorHAnsi" w:hAnsiTheme="minorHAnsi" w:cstheme="minorHAnsi"/>
        </w:rPr>
        <w:t>for each</w:t>
      </w:r>
      <w:r w:rsidR="007E3A84" w:rsidRPr="008F5C7A">
        <w:rPr>
          <w:rFonts w:asciiTheme="minorHAnsi" w:hAnsiTheme="minorHAnsi" w:cstheme="minorHAnsi"/>
        </w:rPr>
        <w:t xml:space="preserve"> image was programmatically collected </w:t>
      </w:r>
      <w:r w:rsidR="0073563D" w:rsidRPr="008F5C7A">
        <w:rPr>
          <w:rFonts w:asciiTheme="minorHAnsi" w:hAnsiTheme="minorHAnsi" w:cstheme="minorHAnsi"/>
        </w:rPr>
        <w:t>from</w:t>
      </w:r>
      <w:r w:rsidR="007E3A84" w:rsidRPr="008F5C7A">
        <w:rPr>
          <w:rFonts w:asciiTheme="minorHAnsi" w:hAnsiTheme="minorHAnsi" w:cstheme="minorHAnsi"/>
        </w:rPr>
        <w:t xml:space="preserve"> </w:t>
      </w:r>
      <w:r w:rsidR="0073563D" w:rsidRPr="008F5C7A">
        <w:rPr>
          <w:rFonts w:asciiTheme="minorHAnsi" w:hAnsiTheme="minorHAnsi" w:cstheme="minorHAnsi"/>
        </w:rPr>
        <w:t>its exchangeable image file format (</w:t>
      </w:r>
      <w:proofErr w:type="spellStart"/>
      <w:r w:rsidR="0073563D" w:rsidRPr="008F5C7A">
        <w:rPr>
          <w:rFonts w:asciiTheme="minorHAnsi" w:hAnsiTheme="minorHAnsi" w:cstheme="minorHAnsi"/>
        </w:rPr>
        <w:t>exif</w:t>
      </w:r>
      <w:proofErr w:type="spellEnd"/>
      <w:r w:rsidR="0073563D" w:rsidRPr="008F5C7A">
        <w:rPr>
          <w:rFonts w:asciiTheme="minorHAnsi" w:hAnsiTheme="minorHAnsi" w:cstheme="minorHAnsi"/>
        </w:rPr>
        <w:t>) metadata</w:t>
      </w:r>
      <w:r w:rsidR="001774F4" w:rsidRPr="008F5C7A">
        <w:rPr>
          <w:rFonts w:asciiTheme="minorHAnsi" w:hAnsiTheme="minorHAnsi" w:cstheme="minorHAnsi"/>
        </w:rPr>
        <w:t>.</w:t>
      </w:r>
    </w:p>
    <w:p w14:paraId="4C5BFF21" w14:textId="77777777" w:rsidR="0073563D" w:rsidRPr="008F5C7A" w:rsidRDefault="0073563D" w:rsidP="002633CF">
      <w:pPr>
        <w:contextualSpacing/>
        <w:rPr>
          <w:rFonts w:asciiTheme="minorHAnsi" w:hAnsiTheme="minorHAnsi" w:cstheme="minorHAnsi"/>
        </w:rPr>
      </w:pPr>
    </w:p>
    <w:p w14:paraId="47B88FFC" w14:textId="62A694BD" w:rsidR="00F778A5" w:rsidRPr="008F5C7A" w:rsidRDefault="00F778A5" w:rsidP="002633CF">
      <w:pPr>
        <w:pStyle w:val="Heading2"/>
        <w:contextualSpacing/>
        <w:rPr>
          <w:rFonts w:asciiTheme="minorHAnsi" w:hAnsiTheme="minorHAnsi" w:cstheme="minorHAnsi"/>
        </w:rPr>
      </w:pPr>
      <w:r w:rsidRPr="008F5C7A">
        <w:rPr>
          <w:rFonts w:asciiTheme="minorHAnsi" w:hAnsiTheme="minorHAnsi" w:cstheme="minorHAnsi"/>
        </w:rPr>
        <w:t>Statistical analysis</w:t>
      </w:r>
    </w:p>
    <w:p w14:paraId="2BA50F99" w14:textId="77777777" w:rsidR="00DD13EE" w:rsidRPr="008F5C7A" w:rsidRDefault="00DD13EE" w:rsidP="002633CF">
      <w:pPr>
        <w:contextualSpacing/>
        <w:rPr>
          <w:rFonts w:asciiTheme="minorHAnsi" w:hAnsiTheme="minorHAnsi" w:cstheme="minorHAnsi"/>
        </w:rPr>
      </w:pPr>
    </w:p>
    <w:p w14:paraId="223CAD00" w14:textId="25003D1E" w:rsidR="00535BA0" w:rsidRPr="008F5C7A" w:rsidRDefault="0010445F" w:rsidP="002633CF">
      <w:pPr>
        <w:contextualSpacing/>
        <w:rPr>
          <w:rFonts w:asciiTheme="minorHAnsi" w:hAnsiTheme="minorHAnsi" w:cstheme="minorHAnsi"/>
        </w:rPr>
      </w:pPr>
      <w:r w:rsidRPr="008F5C7A">
        <w:rPr>
          <w:rFonts w:asciiTheme="minorHAnsi" w:hAnsiTheme="minorHAnsi" w:cstheme="minorHAnsi"/>
        </w:rPr>
        <w:t>We fit three separate</w:t>
      </w:r>
      <w:r w:rsidR="00470091" w:rsidRPr="008F5C7A">
        <w:rPr>
          <w:rFonts w:asciiTheme="minorHAnsi" w:hAnsiTheme="minorHAnsi" w:cstheme="minorHAnsi"/>
        </w:rPr>
        <w:t xml:space="preserve"> hierarchical</w:t>
      </w:r>
      <w:r w:rsidRPr="008F5C7A">
        <w:rPr>
          <w:rFonts w:asciiTheme="minorHAnsi" w:hAnsiTheme="minorHAnsi" w:cstheme="minorHAnsi"/>
        </w:rPr>
        <w:t xml:space="preserve"> occupancy models to all species with sufficient data. For simplicity, we explain these models for a single species. In </w:t>
      </w:r>
      <w:r w:rsidR="00470091" w:rsidRPr="008F5C7A">
        <w:rPr>
          <w:rFonts w:asciiTheme="minorHAnsi" w:hAnsiTheme="minorHAnsi" w:cstheme="minorHAnsi"/>
        </w:rPr>
        <w:t>the</w:t>
      </w:r>
      <w:r w:rsidRPr="008F5C7A">
        <w:rPr>
          <w:rFonts w:asciiTheme="minorHAnsi" w:hAnsiTheme="minorHAnsi" w:cstheme="minorHAnsi"/>
        </w:rPr>
        <w:t xml:space="preserve"> </w:t>
      </w:r>
      <w:r w:rsidR="001774F4" w:rsidRPr="008F5C7A">
        <w:rPr>
          <w:rFonts w:asciiTheme="minorHAnsi" w:hAnsiTheme="minorHAnsi" w:cstheme="minorHAnsi"/>
        </w:rPr>
        <w:t>three</w:t>
      </w:r>
      <w:r w:rsidRPr="008F5C7A">
        <w:rPr>
          <w:rFonts w:asciiTheme="minorHAnsi" w:hAnsiTheme="minorHAnsi" w:cstheme="minorHAnsi"/>
        </w:rPr>
        <w:t xml:space="preserve"> models,</w:t>
      </w:r>
      <w:r w:rsidR="00535BA0" w:rsidRPr="008F5C7A">
        <w:rPr>
          <w:rFonts w:asciiTheme="minorHAnsi" w:hAnsiTheme="minorHAnsi" w:cstheme="minorHAnsi"/>
        </w:rPr>
        <w:t xml:space="preserve"> we assume the occupancy status of a species does not change </w:t>
      </w:r>
      <w:r w:rsidRPr="008F5C7A">
        <w:rPr>
          <w:rFonts w:asciiTheme="minorHAnsi" w:hAnsiTheme="minorHAnsi" w:cstheme="minorHAnsi"/>
        </w:rPr>
        <w:t xml:space="preserve">over the 28-day sampling period </w:t>
      </w:r>
      <w:r w:rsidR="00535BA0" w:rsidRPr="008F5C7A">
        <w:rPr>
          <w:rFonts w:asciiTheme="minorHAnsi" w:hAnsiTheme="minorHAnsi" w:cstheme="minorHAnsi"/>
        </w:rPr>
        <w:t xml:space="preserve">and that the </w:t>
      </w:r>
      <w:r w:rsidR="00535BA0" w:rsidRPr="008F5C7A">
        <w:rPr>
          <w:rFonts w:asciiTheme="minorHAnsi" w:hAnsiTheme="minorHAnsi" w:cstheme="minorHAnsi"/>
        </w:rPr>
        <w:lastRenderedPageBreak/>
        <w:t>probability of occupancy does not var</w:t>
      </w:r>
      <w:r w:rsidR="00DA6400" w:rsidRPr="008F5C7A">
        <w:rPr>
          <w:rFonts w:asciiTheme="minorHAnsi" w:hAnsiTheme="minorHAnsi" w:cstheme="minorHAnsi"/>
        </w:rPr>
        <w:t xml:space="preserve">y </w:t>
      </w:r>
      <w:r w:rsidR="00470091" w:rsidRPr="008F5C7A">
        <w:rPr>
          <w:rFonts w:asciiTheme="minorHAnsi" w:hAnsiTheme="minorHAnsi" w:cstheme="minorHAnsi"/>
        </w:rPr>
        <w:t>between</w:t>
      </w:r>
      <w:r w:rsidR="00DA6400" w:rsidRPr="008F5C7A">
        <w:rPr>
          <w:rFonts w:asciiTheme="minorHAnsi" w:hAnsiTheme="minorHAnsi" w:cstheme="minorHAnsi"/>
        </w:rPr>
        <w:t xml:space="preserve"> sites. Thus, the probability of occupancy,</w:t>
      </w:r>
      <w:r w:rsidR="00437396" w:rsidRPr="008F5C7A">
        <w:rPr>
          <w:rFonts w:asciiTheme="minorHAnsi" w:hAnsiTheme="minorHAnsi" w:cstheme="minorHAnsi"/>
        </w:rPr>
        <w:t xml:space="preserve"> </w:t>
      </w:r>
      <w:r w:rsidR="00DA6400" w:rsidRPr="008F5C7A">
        <w:rPr>
          <w:rFonts w:asciiTheme="minorHAnsi" w:hAnsiTheme="minorHAnsi" w:cstheme="minorHAnsi"/>
          <w:i/>
        </w:rPr>
        <w:t>ψ</w:t>
      </w:r>
      <w:r w:rsidR="00DA6400" w:rsidRPr="008F5C7A">
        <w:rPr>
          <w:rFonts w:asciiTheme="minorHAnsi" w:hAnsiTheme="minorHAnsi" w:cstheme="minorHAnsi"/>
        </w:rPr>
        <w:t>,</w:t>
      </w:r>
      <w:r w:rsidR="00535BA0" w:rsidRPr="008F5C7A">
        <w:rPr>
          <w:rFonts w:asciiTheme="minorHAnsi" w:hAnsiTheme="minorHAnsi" w:cstheme="minorHAnsi"/>
        </w:rPr>
        <w:t xml:space="preserve"> </w:t>
      </w:r>
      <w:r w:rsidR="00DA6400" w:rsidRPr="008F5C7A">
        <w:rPr>
          <w:rFonts w:asciiTheme="minorHAnsi" w:hAnsiTheme="minorHAnsi" w:cstheme="minorHAnsi"/>
        </w:rPr>
        <w:t>at</w:t>
      </w:r>
      <w:r w:rsidR="00535BA0" w:rsidRPr="008F5C7A">
        <w:rPr>
          <w:rFonts w:asciiTheme="minorHAnsi" w:hAnsiTheme="minorHAnsi" w:cstheme="minorHAnsi"/>
        </w:rPr>
        <w:t xml:space="preserve"> </w:t>
      </w:r>
      <w:r w:rsidR="008F6830" w:rsidRPr="008F5C7A">
        <w:rPr>
          <w:rFonts w:asciiTheme="minorHAnsi" w:hAnsiTheme="minorHAnsi" w:cstheme="minorHAnsi"/>
          <w:i/>
        </w:rPr>
        <w:t>s</w:t>
      </w:r>
      <w:r w:rsidR="00DA6400" w:rsidRPr="008F5C7A">
        <w:rPr>
          <w:rFonts w:asciiTheme="minorHAnsi" w:hAnsiTheme="minorHAnsi" w:cstheme="minorHAnsi"/>
        </w:rPr>
        <w:t xml:space="preserve"> in </w:t>
      </w:r>
      <w:proofErr w:type="gramStart"/>
      <w:r w:rsidR="00DA6400" w:rsidRPr="008F5C7A">
        <w:rPr>
          <w:rFonts w:asciiTheme="minorHAnsi" w:hAnsiTheme="minorHAnsi" w:cstheme="minorHAnsi"/>
        </w:rPr>
        <w:t>1,…</w:t>
      </w:r>
      <w:proofErr w:type="gramEnd"/>
      <w:r w:rsidR="00DA6400" w:rsidRPr="008F5C7A">
        <w:rPr>
          <w:rFonts w:asciiTheme="minorHAnsi" w:hAnsiTheme="minorHAnsi" w:cstheme="minorHAnsi"/>
        </w:rPr>
        <w:t>,</w:t>
      </w:r>
      <w:r w:rsidR="008F6830" w:rsidRPr="008F5C7A">
        <w:rPr>
          <w:rFonts w:asciiTheme="minorHAnsi" w:hAnsiTheme="minorHAnsi" w:cstheme="minorHAnsi"/>
          <w:i/>
        </w:rPr>
        <w:t>S</w:t>
      </w:r>
      <w:r w:rsidR="00437396" w:rsidRPr="008F5C7A">
        <w:rPr>
          <w:rFonts w:asciiTheme="minorHAnsi" w:hAnsiTheme="minorHAnsi" w:cstheme="minorHAnsi"/>
        </w:rPr>
        <w:t xml:space="preserve"> sites </w:t>
      </w:r>
      <w:r w:rsidRPr="008F5C7A">
        <w:rPr>
          <w:rFonts w:asciiTheme="minorHAnsi" w:hAnsiTheme="minorHAnsi" w:cstheme="minorHAnsi"/>
        </w:rPr>
        <w:t>i</w:t>
      </w:r>
      <w:r w:rsidR="00437396" w:rsidRPr="008F5C7A">
        <w:rPr>
          <w:rFonts w:asciiTheme="minorHAnsi" w:hAnsiTheme="minorHAnsi" w:cstheme="minorHAnsi"/>
        </w:rPr>
        <w:t>s the following Bernoulli process</w:t>
      </w:r>
      <w:r w:rsidR="0073563D" w:rsidRPr="008F5C7A">
        <w:rPr>
          <w:rFonts w:asciiTheme="minorHAnsi" w:hAnsiTheme="minorHAnsi" w:cstheme="minorHAnsi"/>
        </w:rPr>
        <w:t>:</w:t>
      </w:r>
    </w:p>
    <w:p w14:paraId="49240EE8" w14:textId="1884AB0A" w:rsidR="00535BA0" w:rsidRPr="008F3316" w:rsidRDefault="006E4341" w:rsidP="002633CF">
      <w:pPr>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Bernoulli</m:t>
          </m:r>
          <m:d>
            <m:dPr>
              <m:ctrlPr>
                <w:rPr>
                  <w:rFonts w:ascii="Cambria Math" w:hAnsi="Cambria Math" w:cstheme="minorHAnsi"/>
                </w:rPr>
              </m:ctrlPr>
            </m:dPr>
            <m:e>
              <m:r>
                <w:rPr>
                  <w:rFonts w:ascii="Cambria Math" w:hAnsi="Cambria Math" w:cstheme="minorHAnsi"/>
                </w:rPr>
                <m:t>ψ</m:t>
              </m:r>
            </m:e>
          </m:d>
        </m:oMath>
      </m:oMathPara>
    </w:p>
    <w:p w14:paraId="77E8F897" w14:textId="01BEEDB4" w:rsidR="00437396" w:rsidRPr="008F5C7A" w:rsidRDefault="0010445F" w:rsidP="002633CF">
      <w:pPr>
        <w:contextualSpacing/>
        <w:rPr>
          <w:rFonts w:asciiTheme="minorHAnsi" w:hAnsiTheme="minorHAnsi" w:cstheme="minorHAnsi"/>
        </w:rPr>
      </w:pPr>
      <w:r w:rsidRPr="008F5C7A">
        <w:rPr>
          <w:rFonts w:asciiTheme="minorHAnsi" w:hAnsiTheme="minorHAnsi" w:cstheme="minorHAnsi"/>
        </w:rPr>
        <w:t>w</w:t>
      </w:r>
      <w:r w:rsidR="00D213EB" w:rsidRPr="008F5C7A">
        <w:rPr>
          <w:rFonts w:asciiTheme="minorHAnsi" w:hAnsiTheme="minorHAnsi" w:cstheme="minorHAnsi"/>
        </w:rPr>
        <w:t xml:space="preserve">here </w:t>
      </w:r>
      <w:proofErr w:type="spellStart"/>
      <w:r w:rsidR="00D213EB" w:rsidRPr="008F5C7A">
        <w:rPr>
          <w:rFonts w:asciiTheme="minorHAnsi" w:hAnsiTheme="minorHAnsi" w:cstheme="minorHAnsi"/>
          <w:i/>
        </w:rPr>
        <w:t>z</w:t>
      </w:r>
      <w:r w:rsidRPr="008F5C7A">
        <w:rPr>
          <w:rFonts w:asciiTheme="minorHAnsi" w:hAnsiTheme="minorHAnsi" w:cstheme="minorHAnsi"/>
          <w:i/>
          <w:vertAlign w:val="subscript"/>
        </w:rPr>
        <w:t>s</w:t>
      </w:r>
      <w:proofErr w:type="spellEnd"/>
      <w:r w:rsidR="00D213EB" w:rsidRPr="008F5C7A">
        <w:rPr>
          <w:rFonts w:asciiTheme="minorHAnsi" w:hAnsiTheme="minorHAnsi" w:cstheme="minorHAnsi"/>
        </w:rPr>
        <w:t xml:space="preserve"> is </w:t>
      </w:r>
      <w:r w:rsidR="00470091" w:rsidRPr="008F5C7A">
        <w:rPr>
          <w:rFonts w:asciiTheme="minorHAnsi" w:hAnsiTheme="minorHAnsi" w:cstheme="minorHAnsi"/>
        </w:rPr>
        <w:t xml:space="preserve">a random binary variable that represents </w:t>
      </w:r>
      <w:r w:rsidR="00D213EB" w:rsidRPr="008F5C7A">
        <w:rPr>
          <w:rFonts w:asciiTheme="minorHAnsi" w:hAnsiTheme="minorHAnsi" w:cstheme="minorHAnsi"/>
        </w:rPr>
        <w:t>the occupancy stat</w:t>
      </w:r>
      <w:r w:rsidR="008C49D4" w:rsidRPr="008F5C7A">
        <w:rPr>
          <w:rFonts w:asciiTheme="minorHAnsi" w:hAnsiTheme="minorHAnsi" w:cstheme="minorHAnsi"/>
        </w:rPr>
        <w:t>us</w:t>
      </w:r>
      <w:r w:rsidR="00D213EB" w:rsidRPr="008F5C7A">
        <w:rPr>
          <w:rFonts w:asciiTheme="minorHAnsi" w:hAnsiTheme="minorHAnsi" w:cstheme="minorHAnsi"/>
        </w:rPr>
        <w:t xml:space="preserve"> of a species</w:t>
      </w:r>
      <w:r w:rsidR="00470091" w:rsidRPr="008F5C7A">
        <w:rPr>
          <w:rFonts w:asciiTheme="minorHAnsi" w:hAnsiTheme="minorHAnsi" w:cstheme="minorHAnsi"/>
        </w:rPr>
        <w:t xml:space="preserve">. If the species is present </w:t>
      </w:r>
      <w:proofErr w:type="spellStart"/>
      <w:r w:rsidR="00470091" w:rsidRPr="008F5C7A">
        <w:rPr>
          <w:rFonts w:asciiTheme="minorHAnsi" w:hAnsiTheme="minorHAnsi" w:cstheme="minorHAnsi"/>
          <w:i/>
        </w:rPr>
        <w:t>z</w:t>
      </w:r>
      <w:r w:rsidR="00470091" w:rsidRPr="008F5C7A">
        <w:rPr>
          <w:rFonts w:asciiTheme="minorHAnsi" w:hAnsiTheme="minorHAnsi" w:cstheme="minorHAnsi"/>
          <w:i/>
          <w:vertAlign w:val="subscript"/>
        </w:rPr>
        <w:t>s</w:t>
      </w:r>
      <w:proofErr w:type="spellEnd"/>
      <w:r w:rsidR="00470091" w:rsidRPr="008F5C7A">
        <w:rPr>
          <w:rFonts w:asciiTheme="minorHAnsi" w:hAnsiTheme="minorHAnsi" w:cstheme="minorHAnsi"/>
        </w:rPr>
        <w:t xml:space="preserve"> </w:t>
      </w:r>
      <w:r w:rsidR="00660007" w:rsidRPr="008F5C7A">
        <w:rPr>
          <w:rFonts w:asciiTheme="minorHAnsi" w:hAnsiTheme="minorHAnsi" w:cstheme="minorHAnsi"/>
        </w:rPr>
        <w:t>ta</w:t>
      </w:r>
      <w:r w:rsidR="00D213EB" w:rsidRPr="008F5C7A">
        <w:rPr>
          <w:rFonts w:asciiTheme="minorHAnsi" w:hAnsiTheme="minorHAnsi" w:cstheme="minorHAnsi"/>
        </w:rPr>
        <w:t>kes the value of</w:t>
      </w:r>
      <w:r w:rsidR="00660007" w:rsidRPr="008F5C7A">
        <w:rPr>
          <w:rFonts w:asciiTheme="minorHAnsi" w:hAnsiTheme="minorHAnsi" w:cstheme="minorHAnsi"/>
        </w:rPr>
        <w:t xml:space="preserve"> </w:t>
      </w:r>
      <w:r w:rsidR="00693F00" w:rsidRPr="008F5C7A">
        <w:rPr>
          <w:rFonts w:asciiTheme="minorHAnsi" w:hAnsiTheme="minorHAnsi" w:cstheme="minorHAnsi"/>
        </w:rPr>
        <w:t>one</w:t>
      </w:r>
      <w:r w:rsidR="00D213EB" w:rsidRPr="008F5C7A">
        <w:rPr>
          <w:rFonts w:asciiTheme="minorHAnsi" w:hAnsiTheme="minorHAnsi" w:cstheme="minorHAnsi"/>
        </w:rPr>
        <w:t xml:space="preserve"> and is otherwise </w:t>
      </w:r>
      <w:r w:rsidR="00693F00" w:rsidRPr="008F5C7A">
        <w:rPr>
          <w:rFonts w:asciiTheme="minorHAnsi" w:hAnsiTheme="minorHAnsi" w:cstheme="minorHAnsi"/>
        </w:rPr>
        <w:t>zero</w:t>
      </w:r>
      <w:r w:rsidR="00D213EB" w:rsidRPr="008F5C7A">
        <w:rPr>
          <w:rFonts w:asciiTheme="minorHAnsi" w:hAnsiTheme="minorHAnsi" w:cstheme="minorHAnsi"/>
        </w:rPr>
        <w:t>.</w:t>
      </w:r>
      <w:r w:rsidR="0047713F" w:rsidRPr="008F5C7A">
        <w:rPr>
          <w:rFonts w:asciiTheme="minorHAnsi" w:hAnsiTheme="minorHAnsi" w:cstheme="minorHAnsi"/>
        </w:rPr>
        <w:t xml:space="preserve"> </w:t>
      </w:r>
      <w:r w:rsidR="00437396" w:rsidRPr="008F5C7A">
        <w:rPr>
          <w:rFonts w:asciiTheme="minorHAnsi" w:hAnsiTheme="minorHAnsi" w:cstheme="minorHAnsi"/>
        </w:rPr>
        <w:t>Such</w:t>
      </w:r>
      <w:r w:rsidR="00D213EB" w:rsidRPr="008F5C7A">
        <w:rPr>
          <w:rFonts w:asciiTheme="minorHAnsi" w:hAnsiTheme="minorHAnsi" w:cstheme="minorHAnsi"/>
        </w:rPr>
        <w:t xml:space="preserve"> a model is no different than the latent state of an</w:t>
      </w:r>
      <w:r w:rsidR="00437396" w:rsidRPr="008F5C7A">
        <w:rPr>
          <w:rFonts w:asciiTheme="minorHAnsi" w:hAnsiTheme="minorHAnsi" w:cstheme="minorHAnsi"/>
        </w:rPr>
        <w:t xml:space="preserve"> intercept-only occupancy model, which we assume is adequate given the proximity </w:t>
      </w:r>
      <w:r w:rsidR="004727A9" w:rsidRPr="008F5C7A">
        <w:rPr>
          <w:rFonts w:asciiTheme="minorHAnsi" w:hAnsiTheme="minorHAnsi" w:cstheme="minorHAnsi"/>
        </w:rPr>
        <w:t xml:space="preserve">of </w:t>
      </w:r>
      <w:r w:rsidR="00437396" w:rsidRPr="008F5C7A">
        <w:rPr>
          <w:rFonts w:asciiTheme="minorHAnsi" w:hAnsiTheme="minorHAnsi" w:cstheme="minorHAnsi"/>
        </w:rPr>
        <w:t xml:space="preserve">and similarity between natural areas sampled in this study. </w:t>
      </w:r>
    </w:p>
    <w:p w14:paraId="64D0EF69" w14:textId="235D5271" w:rsidR="002F3E7A" w:rsidRPr="008F5C7A" w:rsidRDefault="00690B1F" w:rsidP="002633CF">
      <w:pPr>
        <w:pStyle w:val="Heading3"/>
        <w:contextualSpacing/>
        <w:rPr>
          <w:rFonts w:asciiTheme="minorHAnsi" w:hAnsiTheme="minorHAnsi" w:cstheme="minorHAnsi"/>
        </w:rPr>
      </w:pPr>
      <w:r w:rsidRPr="008F5C7A">
        <w:rPr>
          <w:rFonts w:asciiTheme="minorHAnsi" w:hAnsiTheme="minorHAnsi" w:cstheme="minorHAnsi"/>
        </w:rPr>
        <w:t>Observation m</w:t>
      </w:r>
      <w:r w:rsidR="009876C7" w:rsidRPr="008F5C7A">
        <w:rPr>
          <w:rFonts w:asciiTheme="minorHAnsi" w:hAnsiTheme="minorHAnsi" w:cstheme="minorHAnsi"/>
        </w:rPr>
        <w:t xml:space="preserve">odel </w:t>
      </w:r>
      <w:r w:rsidR="00693F00" w:rsidRPr="008F5C7A">
        <w:rPr>
          <w:rFonts w:asciiTheme="minorHAnsi" w:hAnsiTheme="minorHAnsi" w:cstheme="minorHAnsi"/>
        </w:rPr>
        <w:t>one</w:t>
      </w:r>
      <w:r w:rsidR="009876C7" w:rsidRPr="008F5C7A">
        <w:rPr>
          <w:rFonts w:asciiTheme="minorHAnsi" w:hAnsiTheme="minorHAnsi" w:cstheme="minorHAnsi"/>
        </w:rPr>
        <w:t xml:space="preserve">: Does lure increase the number of </w:t>
      </w:r>
      <w:r w:rsidR="0065496B" w:rsidRPr="008F5C7A">
        <w:rPr>
          <w:rFonts w:asciiTheme="minorHAnsi" w:hAnsiTheme="minorHAnsi" w:cstheme="minorHAnsi"/>
        </w:rPr>
        <w:t>days</w:t>
      </w:r>
      <w:r w:rsidR="009876C7" w:rsidRPr="008F5C7A">
        <w:rPr>
          <w:rFonts w:asciiTheme="minorHAnsi" w:hAnsiTheme="minorHAnsi" w:cstheme="minorHAnsi"/>
        </w:rPr>
        <w:t xml:space="preserve"> a species is detected?</w:t>
      </w:r>
    </w:p>
    <w:p w14:paraId="0C779548" w14:textId="77777777" w:rsidR="00DD13EE" w:rsidRPr="008F5C7A" w:rsidRDefault="00DD13EE" w:rsidP="002633CF">
      <w:pPr>
        <w:contextualSpacing/>
        <w:rPr>
          <w:rFonts w:asciiTheme="minorHAnsi" w:hAnsiTheme="minorHAnsi" w:cstheme="minorHAnsi"/>
        </w:rPr>
      </w:pPr>
    </w:p>
    <w:p w14:paraId="6643EF99" w14:textId="59BFB9E5" w:rsidR="0087679E" w:rsidRPr="008F5C7A" w:rsidRDefault="0091115B" w:rsidP="002633CF">
      <w:pPr>
        <w:ind w:firstLine="720"/>
        <w:contextualSpacing/>
        <w:rPr>
          <w:rFonts w:asciiTheme="minorHAnsi" w:hAnsiTheme="minorHAnsi" w:cstheme="minorHAnsi"/>
        </w:rPr>
      </w:pPr>
      <w:r w:rsidRPr="008F5C7A">
        <w:rPr>
          <w:rFonts w:asciiTheme="minorHAnsi" w:hAnsiTheme="minorHAnsi" w:cstheme="minorHAnsi"/>
        </w:rPr>
        <w:t>O</w:t>
      </w:r>
      <w:r w:rsidR="00D213EB" w:rsidRPr="008F5C7A">
        <w:rPr>
          <w:rFonts w:asciiTheme="minorHAnsi" w:hAnsiTheme="minorHAnsi" w:cstheme="minorHAnsi"/>
        </w:rPr>
        <w:t>ur</w:t>
      </w:r>
      <w:r w:rsidR="00437396" w:rsidRPr="008F5C7A">
        <w:rPr>
          <w:rFonts w:asciiTheme="minorHAnsi" w:hAnsiTheme="minorHAnsi" w:cstheme="minorHAnsi"/>
        </w:rPr>
        <w:t xml:space="preserve"> first model </w:t>
      </w:r>
      <w:r w:rsidR="0087679E" w:rsidRPr="008F5C7A">
        <w:rPr>
          <w:rFonts w:asciiTheme="minorHAnsi" w:hAnsiTheme="minorHAnsi" w:cstheme="minorHAnsi"/>
        </w:rPr>
        <w:t>assumes that day</w:t>
      </w:r>
      <w:r w:rsidR="00982E3E" w:rsidRPr="008F5C7A">
        <w:rPr>
          <w:rFonts w:asciiTheme="minorHAnsi" w:hAnsiTheme="minorHAnsi" w:cstheme="minorHAnsi"/>
        </w:rPr>
        <w:t>s</w:t>
      </w:r>
      <w:r w:rsidR="0087679E" w:rsidRPr="008F5C7A">
        <w:rPr>
          <w:rFonts w:asciiTheme="minorHAnsi" w:hAnsiTheme="minorHAnsi" w:cstheme="minorHAnsi"/>
        </w:rPr>
        <w:t xml:space="preserve"> within a sampling week </w:t>
      </w:r>
      <w:r w:rsidR="00982E3E" w:rsidRPr="008F5C7A">
        <w:rPr>
          <w:rFonts w:asciiTheme="minorHAnsi" w:hAnsiTheme="minorHAnsi" w:cstheme="minorHAnsi"/>
        </w:rPr>
        <w:t>are</w:t>
      </w:r>
      <w:r w:rsidR="0087679E" w:rsidRPr="008F5C7A">
        <w:rPr>
          <w:rFonts w:asciiTheme="minorHAnsi" w:hAnsiTheme="minorHAnsi" w:cstheme="minorHAnsi"/>
        </w:rPr>
        <w:t xml:space="preserve"> repeat surveys in which a species may </w:t>
      </w:r>
      <w:r w:rsidR="00D213EB" w:rsidRPr="008F5C7A">
        <w:rPr>
          <w:rFonts w:asciiTheme="minorHAnsi" w:hAnsiTheme="minorHAnsi" w:cstheme="minorHAnsi"/>
        </w:rPr>
        <w:t>be detected</w:t>
      </w:r>
      <w:r w:rsidR="008F6830" w:rsidRPr="008F5C7A">
        <w:rPr>
          <w:rFonts w:asciiTheme="minorHAnsi" w:hAnsiTheme="minorHAnsi" w:cstheme="minorHAnsi"/>
        </w:rPr>
        <w:t xml:space="preserve"> given </w:t>
      </w:r>
      <w:r w:rsidR="00201E90" w:rsidRPr="008F5C7A">
        <w:rPr>
          <w:rFonts w:asciiTheme="minorHAnsi" w:hAnsiTheme="minorHAnsi" w:cstheme="minorHAnsi"/>
        </w:rPr>
        <w:t>its</w:t>
      </w:r>
      <w:r w:rsidR="008F6830" w:rsidRPr="008F5C7A">
        <w:rPr>
          <w:rFonts w:asciiTheme="minorHAnsi" w:hAnsiTheme="minorHAnsi" w:cstheme="minorHAnsi"/>
        </w:rPr>
        <w:t xml:space="preserve"> presence</w:t>
      </w:r>
      <w:r w:rsidR="00201E90" w:rsidRPr="008F5C7A">
        <w:rPr>
          <w:rFonts w:asciiTheme="minorHAnsi" w:hAnsiTheme="minorHAnsi" w:cstheme="minorHAnsi"/>
        </w:rPr>
        <w:t>. This</w:t>
      </w:r>
      <w:r w:rsidR="00D213EB" w:rsidRPr="008F5C7A">
        <w:rPr>
          <w:rFonts w:asciiTheme="minorHAnsi" w:hAnsiTheme="minorHAnsi" w:cstheme="minorHAnsi"/>
        </w:rPr>
        <w:t xml:space="preserve"> is the most traditional formulation </w:t>
      </w:r>
      <w:r w:rsidRPr="008F5C7A">
        <w:rPr>
          <w:rFonts w:asciiTheme="minorHAnsi" w:hAnsiTheme="minorHAnsi" w:cstheme="minorHAnsi"/>
        </w:rPr>
        <w:t>of a</w:t>
      </w:r>
      <w:r w:rsidR="00660007" w:rsidRPr="008F5C7A">
        <w:rPr>
          <w:rFonts w:asciiTheme="minorHAnsi" w:hAnsiTheme="minorHAnsi" w:cstheme="minorHAnsi"/>
        </w:rPr>
        <w:t xml:space="preserve"> hierarchical</w:t>
      </w:r>
      <w:r w:rsidR="00D213EB" w:rsidRPr="008F5C7A">
        <w:rPr>
          <w:rFonts w:asciiTheme="minorHAnsi" w:hAnsiTheme="minorHAnsi" w:cstheme="minorHAnsi"/>
        </w:rPr>
        <w:t xml:space="preserve"> occupancy model</w:t>
      </w:r>
      <w:r w:rsidR="008F6830" w:rsidRPr="008F5C7A">
        <w:rPr>
          <w:rFonts w:asciiTheme="minorHAnsi" w:hAnsiTheme="minorHAnsi" w:cstheme="minorHAnsi"/>
        </w:rPr>
        <w:t xml:space="preserve"> (</w:t>
      </w:r>
      <w:proofErr w:type="spellStart"/>
      <w:r w:rsidR="0073563D" w:rsidRPr="008F5C7A">
        <w:rPr>
          <w:rFonts w:asciiTheme="minorHAnsi" w:eastAsiaTheme="minorEastAsia" w:hAnsiTheme="minorHAnsi" w:cstheme="minorHAnsi"/>
        </w:rPr>
        <w:t>Kery</w:t>
      </w:r>
      <w:proofErr w:type="spellEnd"/>
      <w:r w:rsidR="0073563D" w:rsidRPr="008F5C7A">
        <w:rPr>
          <w:rFonts w:asciiTheme="minorHAnsi" w:eastAsiaTheme="minorEastAsia" w:hAnsiTheme="minorHAnsi" w:cstheme="minorHAnsi"/>
        </w:rPr>
        <w:t xml:space="preserve"> and </w:t>
      </w:r>
      <w:proofErr w:type="spellStart"/>
      <w:r w:rsidR="0073563D" w:rsidRPr="008F5C7A">
        <w:rPr>
          <w:rFonts w:asciiTheme="minorHAnsi" w:eastAsiaTheme="minorEastAsia" w:hAnsiTheme="minorHAnsi" w:cstheme="minorHAnsi"/>
        </w:rPr>
        <w:t>Royle</w:t>
      </w:r>
      <w:proofErr w:type="spellEnd"/>
      <w:r w:rsidR="0073563D" w:rsidRPr="008F5C7A">
        <w:rPr>
          <w:rFonts w:asciiTheme="minorHAnsi" w:eastAsiaTheme="minorEastAsia" w:hAnsiTheme="minorHAnsi" w:cstheme="minorHAnsi"/>
        </w:rPr>
        <w:t xml:space="preserve"> 2016</w:t>
      </w:r>
      <w:r w:rsidR="008F6830" w:rsidRPr="008F5C7A">
        <w:rPr>
          <w:rFonts w:asciiTheme="minorHAnsi" w:hAnsiTheme="minorHAnsi" w:cstheme="minorHAnsi"/>
        </w:rPr>
        <w:t>)</w:t>
      </w:r>
      <w:r w:rsidR="00D213EB" w:rsidRPr="008F5C7A">
        <w:rPr>
          <w:rFonts w:asciiTheme="minorHAnsi" w:hAnsiTheme="minorHAnsi" w:cstheme="minorHAnsi"/>
        </w:rPr>
        <w:t>.</w:t>
      </w:r>
      <w:r w:rsidR="008F6830" w:rsidRPr="008F5C7A">
        <w:rPr>
          <w:rFonts w:asciiTheme="minorHAnsi" w:hAnsiTheme="minorHAnsi" w:cstheme="minorHAnsi"/>
        </w:rPr>
        <w:t xml:space="preserve"> For each of the two </w:t>
      </w:r>
      <w:r w:rsidR="0073563D" w:rsidRPr="008F5C7A">
        <w:rPr>
          <w:rFonts w:asciiTheme="minorHAnsi" w:hAnsiTheme="minorHAnsi" w:cstheme="minorHAnsi"/>
          <w:i/>
        </w:rPr>
        <w:t xml:space="preserve">c </w:t>
      </w:r>
      <w:r w:rsidR="008F6830" w:rsidRPr="008F5C7A">
        <w:rPr>
          <w:rFonts w:asciiTheme="minorHAnsi" w:hAnsiTheme="minorHAnsi" w:cstheme="minorHAnsi"/>
        </w:rPr>
        <w:t>cameras deployed at a s</w:t>
      </w:r>
      <w:r w:rsidR="001E7310">
        <w:rPr>
          <w:rFonts w:asciiTheme="minorHAnsi" w:hAnsiTheme="minorHAnsi" w:cstheme="minorHAnsi"/>
        </w:rPr>
        <w:t xml:space="preserve">ampling </w:t>
      </w:r>
      <w:r w:rsidR="00957ED2">
        <w:rPr>
          <w:rFonts w:asciiTheme="minorHAnsi" w:hAnsiTheme="minorHAnsi" w:cstheme="minorHAnsi"/>
        </w:rPr>
        <w:t>unit</w:t>
      </w:r>
      <w:r w:rsidR="008F6830" w:rsidRPr="008F5C7A">
        <w:rPr>
          <w:rFonts w:asciiTheme="minorHAnsi" w:hAnsiTheme="minorHAnsi" w:cstheme="minorHAnsi"/>
        </w:rPr>
        <w:t xml:space="preserve"> and </w:t>
      </w:r>
      <w:r w:rsidR="008F6830" w:rsidRPr="008F5C7A">
        <w:rPr>
          <w:rFonts w:asciiTheme="minorHAnsi" w:hAnsiTheme="minorHAnsi" w:cstheme="minorHAnsi"/>
          <w:i/>
        </w:rPr>
        <w:t>k</w:t>
      </w:r>
      <w:r w:rsidR="008F6830" w:rsidRPr="008F5C7A">
        <w:rPr>
          <w:rFonts w:asciiTheme="minorHAnsi" w:hAnsiTheme="minorHAnsi" w:cstheme="minorHAnsi"/>
        </w:rPr>
        <w:t xml:space="preserve"> in </w:t>
      </w:r>
      <w:proofErr w:type="gramStart"/>
      <w:r w:rsidR="008F6830" w:rsidRPr="008F5C7A">
        <w:rPr>
          <w:rFonts w:asciiTheme="minorHAnsi" w:hAnsiTheme="minorHAnsi" w:cstheme="minorHAnsi"/>
        </w:rPr>
        <w:t>1,…</w:t>
      </w:r>
      <w:proofErr w:type="gramEnd"/>
      <w:r w:rsidR="008F6830" w:rsidRPr="008F5C7A">
        <w:rPr>
          <w:rFonts w:asciiTheme="minorHAnsi" w:hAnsiTheme="minorHAnsi" w:cstheme="minorHAnsi"/>
        </w:rPr>
        <w:t>,4 weeks of sampling we</w:t>
      </w:r>
      <w:r w:rsidR="00437396" w:rsidRPr="008F5C7A">
        <w:rPr>
          <w:rFonts w:asciiTheme="minorHAnsi" w:hAnsiTheme="minorHAnsi" w:cstheme="minorHAnsi"/>
        </w:rPr>
        <w:t xml:space="preserve"> </w:t>
      </w:r>
      <w:r w:rsidR="00982E3E" w:rsidRPr="008F5C7A">
        <w:rPr>
          <w:rFonts w:asciiTheme="minorHAnsi" w:hAnsiTheme="minorHAnsi" w:cstheme="minorHAnsi"/>
        </w:rPr>
        <w:t>can model the effect of lure</w:t>
      </w:r>
      <w:r w:rsidR="008F6830" w:rsidRPr="008F5C7A">
        <w:rPr>
          <w:rFonts w:asciiTheme="minorHAnsi" w:hAnsiTheme="minorHAnsi" w:cstheme="minorHAnsi"/>
        </w:rPr>
        <w:t xml:space="preserve"> as</w:t>
      </w:r>
      <w:r w:rsidR="00437396" w:rsidRPr="008F5C7A">
        <w:rPr>
          <w:rFonts w:asciiTheme="minorHAnsi" w:hAnsiTheme="minorHAnsi" w:cstheme="minorHAnsi"/>
        </w:rPr>
        <w:t xml:space="preserve"> </w:t>
      </w:r>
      <w:r w:rsidR="008F6830" w:rsidRPr="008F5C7A">
        <w:rPr>
          <w:rFonts w:asciiTheme="minorHAnsi" w:hAnsiTheme="minorHAnsi" w:cstheme="minorHAnsi"/>
        </w:rPr>
        <w:t xml:space="preserve">the following </w:t>
      </w:r>
      <w:r w:rsidR="00437396" w:rsidRPr="008F5C7A">
        <w:rPr>
          <w:rFonts w:asciiTheme="minorHAnsi" w:hAnsiTheme="minorHAnsi" w:cstheme="minorHAnsi"/>
        </w:rPr>
        <w:t>Binomial process</w:t>
      </w:r>
      <w:r w:rsidR="008F6830" w:rsidRPr="008F5C7A">
        <w:rPr>
          <w:rFonts w:asciiTheme="minorHAnsi" w:hAnsiTheme="minorHAnsi" w:cstheme="minorHAnsi"/>
        </w:rPr>
        <w:t>:</w:t>
      </w:r>
    </w:p>
    <w:p w14:paraId="18DEE2E0" w14:textId="54F5A4D0" w:rsidR="00437396" w:rsidRPr="008F3316" w:rsidRDefault="006E4341" w:rsidP="002633CF">
      <w:pPr>
        <w:ind w:firstLine="720"/>
        <w:contextualSpacing/>
        <w:rPr>
          <w:rFonts w:asciiTheme="minorHAnsi" w:hAnsiTheme="minorHAnsi" w:cstheme="minorHAnsi"/>
        </w:rPr>
      </w:pPr>
      <m:oMathPara>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Binomial</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j</m:t>
                  </m:r>
                </m:e>
                <m:sub>
                  <m:r>
                    <w:rPr>
                      <w:rFonts w:ascii="Cambria Math" w:hAnsi="Cambria Math" w:cstheme="minorHAnsi"/>
                    </w:rPr>
                    <m:t>s,k</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s,k,c</m:t>
                  </m:r>
                </m:sub>
              </m:sSub>
              <m:sSub>
                <m:sSubPr>
                  <m:ctrlPr>
                    <w:rPr>
                      <w:rFonts w:ascii="Cambria Math" w:hAnsi="Cambria Math" w:cstheme="minorHAnsi"/>
                      <w:i/>
                    </w:rPr>
                  </m:ctrlPr>
                </m:sSubPr>
                <m:e>
                  <m:r>
                    <w:rPr>
                      <w:rFonts w:ascii="Cambria Math" w:hAnsi="Cambria Math" w:cstheme="minorHAnsi"/>
                    </w:rPr>
                    <m:t xml:space="preserve"> z</m:t>
                  </m:r>
                </m:e>
                <m:sub>
                  <m:r>
                    <w:rPr>
                      <w:rFonts w:ascii="Cambria Math" w:hAnsi="Cambria Math" w:cstheme="minorHAnsi"/>
                    </w:rPr>
                    <m:t>s</m:t>
                  </m:r>
                </m:sub>
              </m:sSub>
            </m:e>
          </m:d>
        </m:oMath>
      </m:oMathPara>
    </w:p>
    <w:p w14:paraId="5D725124" w14:textId="651C7B6E" w:rsidR="00535BA0" w:rsidRPr="008F5C7A" w:rsidRDefault="00437396" w:rsidP="002633CF">
      <w:pPr>
        <w:contextualSpacing/>
        <w:rPr>
          <w:rFonts w:asciiTheme="minorHAnsi" w:hAnsiTheme="minorHAnsi" w:cstheme="minorHAnsi"/>
        </w:rPr>
      </w:pPr>
      <w:r w:rsidRPr="008F5C7A">
        <w:rPr>
          <w:rFonts w:asciiTheme="minorHAnsi" w:hAnsiTheme="minorHAnsi" w:cstheme="minorHAnsi"/>
        </w:rPr>
        <w:t xml:space="preserve">Where </w:t>
      </w:r>
      <w:proofErr w:type="spellStart"/>
      <w:proofErr w:type="gramStart"/>
      <w:r w:rsidRPr="008F5C7A">
        <w:rPr>
          <w:rFonts w:asciiTheme="minorHAnsi" w:hAnsiTheme="minorHAnsi" w:cstheme="minorHAnsi"/>
          <w:i/>
        </w:rPr>
        <w:t>y</w:t>
      </w:r>
      <w:r w:rsidR="008F6830" w:rsidRPr="008F5C7A">
        <w:rPr>
          <w:rFonts w:asciiTheme="minorHAnsi" w:hAnsiTheme="minorHAnsi" w:cstheme="minorHAnsi"/>
          <w:i/>
          <w:vertAlign w:val="subscript"/>
        </w:rPr>
        <w:t>s,</w:t>
      </w:r>
      <w:r w:rsidRPr="008F5C7A">
        <w:rPr>
          <w:rFonts w:asciiTheme="minorHAnsi" w:hAnsiTheme="minorHAnsi" w:cstheme="minorHAnsi"/>
          <w:i/>
          <w:vertAlign w:val="subscript"/>
        </w:rPr>
        <w:t>k</w:t>
      </w:r>
      <w:proofErr w:type="gramEnd"/>
      <w:r w:rsidR="008F6830" w:rsidRPr="008F5C7A">
        <w:rPr>
          <w:rFonts w:asciiTheme="minorHAnsi" w:hAnsiTheme="minorHAnsi" w:cstheme="minorHAnsi"/>
          <w:i/>
          <w:vertAlign w:val="subscript"/>
        </w:rPr>
        <w:t>,c</w:t>
      </w:r>
      <w:proofErr w:type="spellEnd"/>
      <w:r w:rsidRPr="008F5C7A">
        <w:rPr>
          <w:rFonts w:asciiTheme="minorHAnsi" w:hAnsiTheme="minorHAnsi" w:cstheme="minorHAnsi"/>
          <w:i/>
          <w:vertAlign w:val="subscript"/>
        </w:rPr>
        <w:t xml:space="preserve"> </w:t>
      </w:r>
      <w:r w:rsidR="0073563D" w:rsidRPr="008F5C7A">
        <w:rPr>
          <w:rFonts w:asciiTheme="minorHAnsi" w:hAnsiTheme="minorHAnsi" w:cstheme="minorHAnsi"/>
        </w:rPr>
        <w:t>is</w:t>
      </w:r>
      <w:r w:rsidR="0047713F" w:rsidRPr="008F5C7A">
        <w:rPr>
          <w:rFonts w:asciiTheme="minorHAnsi" w:hAnsiTheme="minorHAnsi" w:cstheme="minorHAnsi"/>
        </w:rPr>
        <w:t xml:space="preserve"> the number of days a species</w:t>
      </w:r>
      <w:r w:rsidRPr="008F5C7A">
        <w:rPr>
          <w:rFonts w:asciiTheme="minorHAnsi" w:hAnsiTheme="minorHAnsi" w:cstheme="minorHAnsi"/>
        </w:rPr>
        <w:t xml:space="preserve"> was detected at s</w:t>
      </w:r>
      <w:r w:rsidR="001E7310">
        <w:rPr>
          <w:rFonts w:asciiTheme="minorHAnsi" w:hAnsiTheme="minorHAnsi" w:cstheme="minorHAnsi"/>
        </w:rPr>
        <w:t xml:space="preserve">ampling </w:t>
      </w:r>
      <w:r w:rsidR="00957ED2">
        <w:rPr>
          <w:rFonts w:asciiTheme="minorHAnsi" w:hAnsiTheme="minorHAnsi" w:cstheme="minorHAnsi"/>
        </w:rPr>
        <w:t>unit</w:t>
      </w:r>
      <w:r w:rsidR="00957ED2" w:rsidRPr="008F5C7A">
        <w:rPr>
          <w:rFonts w:asciiTheme="minorHAnsi" w:hAnsiTheme="minorHAnsi" w:cstheme="minorHAnsi"/>
        </w:rPr>
        <w:t xml:space="preserve"> </w:t>
      </w:r>
      <w:proofErr w:type="spellStart"/>
      <w:r w:rsidR="008F6830" w:rsidRPr="008F5C7A">
        <w:rPr>
          <w:rFonts w:asciiTheme="minorHAnsi" w:hAnsiTheme="minorHAnsi" w:cstheme="minorHAnsi"/>
          <w:i/>
        </w:rPr>
        <w:t>s</w:t>
      </w:r>
      <w:r w:rsidR="008F6830" w:rsidRPr="008F5C7A">
        <w:rPr>
          <w:rFonts w:asciiTheme="minorHAnsi" w:hAnsiTheme="minorHAnsi" w:cstheme="minorHAnsi"/>
        </w:rPr>
        <w:t xml:space="preserve"> </w:t>
      </w:r>
      <w:r w:rsidRPr="008F5C7A">
        <w:rPr>
          <w:rFonts w:asciiTheme="minorHAnsi" w:hAnsiTheme="minorHAnsi" w:cstheme="minorHAnsi"/>
        </w:rPr>
        <w:t>on</w:t>
      </w:r>
      <w:proofErr w:type="spellEnd"/>
      <w:r w:rsidRPr="008F5C7A">
        <w:rPr>
          <w:rFonts w:asciiTheme="minorHAnsi" w:hAnsiTheme="minorHAnsi" w:cstheme="minorHAnsi"/>
        </w:rPr>
        <w:t xml:space="preserve"> week </w:t>
      </w:r>
      <w:r w:rsidRPr="008F5C7A">
        <w:rPr>
          <w:rFonts w:asciiTheme="minorHAnsi" w:hAnsiTheme="minorHAnsi" w:cstheme="minorHAnsi"/>
          <w:i/>
        </w:rPr>
        <w:t>k</w:t>
      </w:r>
      <w:r w:rsidR="008F6830" w:rsidRPr="008F5C7A">
        <w:rPr>
          <w:rFonts w:asciiTheme="minorHAnsi" w:hAnsiTheme="minorHAnsi" w:cstheme="minorHAnsi"/>
        </w:rPr>
        <w:t xml:space="preserve"> at camera </w:t>
      </w:r>
      <w:r w:rsidR="008F6830" w:rsidRPr="008F5C7A">
        <w:rPr>
          <w:rFonts w:asciiTheme="minorHAnsi" w:hAnsiTheme="minorHAnsi" w:cstheme="minorHAnsi"/>
          <w:i/>
        </w:rPr>
        <w:t>c</w:t>
      </w:r>
      <w:r w:rsidRPr="008F5C7A">
        <w:rPr>
          <w:rFonts w:asciiTheme="minorHAnsi" w:hAnsiTheme="minorHAnsi" w:cstheme="minorHAnsi"/>
        </w:rPr>
        <w:t xml:space="preserve">, </w:t>
      </w:r>
      <w:proofErr w:type="spellStart"/>
      <w:r w:rsidRPr="008F5C7A">
        <w:rPr>
          <w:rFonts w:asciiTheme="minorHAnsi" w:hAnsiTheme="minorHAnsi" w:cstheme="minorHAnsi"/>
          <w:i/>
        </w:rPr>
        <w:t>j</w:t>
      </w:r>
      <w:r w:rsidR="00982E3E" w:rsidRPr="008F5C7A">
        <w:rPr>
          <w:rFonts w:asciiTheme="minorHAnsi" w:hAnsiTheme="minorHAnsi" w:cstheme="minorHAnsi"/>
          <w:i/>
          <w:vertAlign w:val="subscript"/>
        </w:rPr>
        <w:t>s</w:t>
      </w:r>
      <w:r w:rsidRPr="008F5C7A">
        <w:rPr>
          <w:rFonts w:asciiTheme="minorHAnsi" w:hAnsiTheme="minorHAnsi" w:cstheme="minorHAnsi"/>
          <w:i/>
          <w:vertAlign w:val="subscript"/>
        </w:rPr>
        <w:t>,k</w:t>
      </w:r>
      <w:proofErr w:type="spellEnd"/>
      <w:r w:rsidRPr="008F5C7A">
        <w:rPr>
          <w:rFonts w:asciiTheme="minorHAnsi" w:hAnsiTheme="minorHAnsi" w:cstheme="minorHAnsi"/>
          <w:vertAlign w:val="subscript"/>
        </w:rPr>
        <w:t xml:space="preserve"> </w:t>
      </w:r>
      <w:r w:rsidR="0073563D" w:rsidRPr="008F5C7A">
        <w:rPr>
          <w:rFonts w:asciiTheme="minorHAnsi" w:hAnsiTheme="minorHAnsi" w:cstheme="minorHAnsi"/>
        </w:rPr>
        <w:t>is</w:t>
      </w:r>
      <w:r w:rsidRPr="008F5C7A">
        <w:rPr>
          <w:rFonts w:asciiTheme="minorHAnsi" w:hAnsiTheme="minorHAnsi" w:cstheme="minorHAnsi"/>
        </w:rPr>
        <w:t xml:space="preserve"> the number of days sampled at s</w:t>
      </w:r>
      <w:r w:rsidR="001E7310">
        <w:rPr>
          <w:rFonts w:asciiTheme="minorHAnsi" w:hAnsiTheme="minorHAnsi" w:cstheme="minorHAnsi"/>
        </w:rPr>
        <w:t xml:space="preserve">ampling </w:t>
      </w:r>
      <w:r w:rsidR="00957ED2">
        <w:rPr>
          <w:rFonts w:asciiTheme="minorHAnsi" w:hAnsiTheme="minorHAnsi" w:cstheme="minorHAnsi"/>
        </w:rPr>
        <w:t>unit</w:t>
      </w:r>
      <w:r w:rsidR="00957ED2" w:rsidRPr="008F5C7A">
        <w:rPr>
          <w:rFonts w:asciiTheme="minorHAnsi" w:hAnsiTheme="minorHAnsi" w:cstheme="minorHAnsi"/>
        </w:rPr>
        <w:t xml:space="preserve"> </w:t>
      </w:r>
      <w:proofErr w:type="spellStart"/>
      <w:r w:rsidR="00982E3E" w:rsidRPr="008F5C7A">
        <w:rPr>
          <w:rFonts w:asciiTheme="minorHAnsi" w:hAnsiTheme="minorHAnsi" w:cstheme="minorHAnsi"/>
          <w:i/>
        </w:rPr>
        <w:t>s</w:t>
      </w:r>
      <w:r w:rsidRPr="008F5C7A">
        <w:rPr>
          <w:rFonts w:asciiTheme="minorHAnsi" w:hAnsiTheme="minorHAnsi" w:cstheme="minorHAnsi"/>
        </w:rPr>
        <w:t xml:space="preserve"> on</w:t>
      </w:r>
      <w:proofErr w:type="spellEnd"/>
      <w:r w:rsidRPr="008F5C7A">
        <w:rPr>
          <w:rFonts w:asciiTheme="minorHAnsi" w:hAnsiTheme="minorHAnsi" w:cstheme="minorHAnsi"/>
        </w:rPr>
        <w:t xml:space="preserve"> week </w:t>
      </w:r>
      <w:r w:rsidRPr="008F5C7A">
        <w:rPr>
          <w:rFonts w:asciiTheme="minorHAnsi" w:hAnsiTheme="minorHAnsi" w:cstheme="minorHAnsi"/>
          <w:i/>
        </w:rPr>
        <w:t>k</w:t>
      </w:r>
      <w:r w:rsidRPr="008F5C7A">
        <w:rPr>
          <w:rFonts w:asciiTheme="minorHAnsi" w:hAnsiTheme="minorHAnsi" w:cstheme="minorHAnsi"/>
        </w:rPr>
        <w:t xml:space="preserve">, and </w:t>
      </w:r>
      <w:proofErr w:type="spellStart"/>
      <w:r w:rsidR="0047713F" w:rsidRPr="008F5C7A">
        <w:rPr>
          <w:rFonts w:asciiTheme="minorHAnsi" w:hAnsiTheme="minorHAnsi" w:cstheme="minorHAnsi"/>
          <w:i/>
        </w:rPr>
        <w:t>p</w:t>
      </w:r>
      <w:r w:rsidR="00982E3E" w:rsidRPr="008F5C7A">
        <w:rPr>
          <w:rFonts w:asciiTheme="minorHAnsi" w:hAnsiTheme="minorHAnsi" w:cstheme="minorHAnsi"/>
          <w:i/>
          <w:vertAlign w:val="subscript"/>
        </w:rPr>
        <w:t>s</w:t>
      </w:r>
      <w:r w:rsidRPr="008F5C7A">
        <w:rPr>
          <w:rFonts w:asciiTheme="minorHAnsi" w:hAnsiTheme="minorHAnsi" w:cstheme="minorHAnsi"/>
          <w:i/>
          <w:vertAlign w:val="subscript"/>
        </w:rPr>
        <w:t>,k</w:t>
      </w:r>
      <w:r w:rsidR="00982E3E" w:rsidRPr="008F5C7A">
        <w:rPr>
          <w:rFonts w:asciiTheme="minorHAnsi" w:hAnsiTheme="minorHAnsi" w:cstheme="minorHAnsi"/>
          <w:i/>
          <w:vertAlign w:val="subscript"/>
        </w:rPr>
        <w:t>,c</w:t>
      </w:r>
      <w:proofErr w:type="spellEnd"/>
      <w:r w:rsidRPr="008F5C7A">
        <w:rPr>
          <w:rFonts w:asciiTheme="minorHAnsi" w:hAnsiTheme="minorHAnsi" w:cstheme="minorHAnsi"/>
        </w:rPr>
        <w:t xml:space="preserve"> is the probability of detecting a species given </w:t>
      </w:r>
      <w:r w:rsidR="0073563D" w:rsidRPr="008F5C7A">
        <w:rPr>
          <w:rFonts w:asciiTheme="minorHAnsi" w:hAnsiTheme="minorHAnsi" w:cstheme="minorHAnsi"/>
        </w:rPr>
        <w:t>its</w:t>
      </w:r>
      <w:r w:rsidRPr="008F5C7A">
        <w:rPr>
          <w:rFonts w:asciiTheme="minorHAnsi" w:hAnsiTheme="minorHAnsi" w:cstheme="minorHAnsi"/>
        </w:rPr>
        <w:t xml:space="preserve"> presence (i.e., </w:t>
      </w:r>
      <w:proofErr w:type="spellStart"/>
      <w:r w:rsidRPr="008F5C7A">
        <w:rPr>
          <w:rFonts w:asciiTheme="minorHAnsi" w:hAnsiTheme="minorHAnsi" w:cstheme="minorHAnsi"/>
          <w:i/>
        </w:rPr>
        <w:t>z</w:t>
      </w:r>
      <w:r w:rsidR="00982E3E" w:rsidRPr="008F5C7A">
        <w:rPr>
          <w:rFonts w:asciiTheme="minorHAnsi" w:hAnsiTheme="minorHAnsi" w:cstheme="minorHAnsi"/>
          <w:i/>
          <w:vertAlign w:val="subscript"/>
        </w:rPr>
        <w:t>s</w:t>
      </w:r>
      <w:proofErr w:type="spellEnd"/>
      <w:r w:rsidRPr="008F5C7A">
        <w:rPr>
          <w:rFonts w:asciiTheme="minorHAnsi" w:hAnsiTheme="minorHAnsi" w:cstheme="minorHAnsi"/>
        </w:rPr>
        <w:t xml:space="preserve"> = 1).</w:t>
      </w:r>
      <w:r w:rsidR="00982E3E" w:rsidRPr="008F5C7A">
        <w:rPr>
          <w:rFonts w:asciiTheme="minorHAnsi" w:hAnsiTheme="minorHAnsi" w:cstheme="minorHAnsi"/>
        </w:rPr>
        <w:t xml:space="preserve"> We incorporate the presence of lure on </w:t>
      </w:r>
      <w:r w:rsidR="0073563D" w:rsidRPr="008F5C7A">
        <w:rPr>
          <w:rFonts w:asciiTheme="minorHAnsi" w:hAnsiTheme="minorHAnsi" w:cstheme="minorHAnsi"/>
        </w:rPr>
        <w:t>species detectability</w:t>
      </w:r>
      <w:r w:rsidR="00982E3E" w:rsidRPr="008F5C7A">
        <w:rPr>
          <w:rFonts w:asciiTheme="minorHAnsi" w:hAnsiTheme="minorHAnsi" w:cstheme="minorHAnsi"/>
          <w:i/>
          <w:vertAlign w:val="subscript"/>
        </w:rPr>
        <w:t xml:space="preserve"> </w:t>
      </w:r>
      <w:r w:rsidR="00982E3E" w:rsidRPr="008F5C7A">
        <w:rPr>
          <w:rFonts w:asciiTheme="minorHAnsi" w:hAnsiTheme="minorHAnsi" w:cstheme="minorHAnsi"/>
        </w:rPr>
        <w:t>via the logit-link function</w:t>
      </w:r>
      <w:r w:rsidR="0073563D" w:rsidRPr="008F5C7A">
        <w:rPr>
          <w:rFonts w:asciiTheme="minorHAnsi" w:hAnsiTheme="minorHAnsi" w:cstheme="minorHAnsi"/>
        </w:rPr>
        <w:t>:</w:t>
      </w:r>
    </w:p>
    <w:p w14:paraId="650F5838" w14:textId="4009E962" w:rsidR="00982E3E" w:rsidRPr="008F3316" w:rsidRDefault="00982E3E" w:rsidP="002633CF">
      <w:pPr>
        <w:contextualSpacing/>
        <w:rPr>
          <w:rFonts w:asciiTheme="minorHAnsi" w:eastAsiaTheme="minorEastAsia" w:hAnsiTheme="minorHAnsi" w:cstheme="minorHAnsi"/>
        </w:rPr>
      </w:pPr>
      <m:oMathPara>
        <m:oMath>
          <m:r>
            <m:rPr>
              <m:sty m:val="p"/>
            </m:rPr>
            <w:rPr>
              <w:rFonts w:ascii="Cambria Math" w:hAnsi="Cambria Math" w:cstheme="minorHAnsi"/>
            </w:rPr>
            <m:t>logit</m:t>
          </m:r>
          <m:d>
            <m:dPr>
              <m:ctrlPr>
                <w:rPr>
                  <w:rFonts w:ascii="Cambria Math" w:hAnsi="Cambria Math" w:cstheme="minorHAnsi"/>
                </w:rPr>
              </m:ctrlPr>
            </m:dPr>
            <m:e>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s,k,c</m:t>
                  </m:r>
                </m:sub>
              </m:sSub>
            </m:e>
          </m:d>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30B391CF" w14:textId="68C5007C" w:rsidR="00982E3E" w:rsidRDefault="00E042E7" w:rsidP="002633CF">
      <w:pPr>
        <w:contextualSpacing/>
        <w:rPr>
          <w:rFonts w:asciiTheme="minorHAnsi" w:eastAsiaTheme="minorEastAsia" w:hAnsiTheme="minorHAnsi" w:cstheme="minorHAnsi"/>
        </w:rPr>
      </w:pPr>
      <w:r w:rsidRPr="008F3316">
        <w:rPr>
          <w:rFonts w:asciiTheme="minorHAnsi" w:hAnsiTheme="minorHAnsi" w:cstheme="minorHAnsi"/>
        </w:rPr>
        <w:t>Here,</w:t>
      </w:r>
      <w:r w:rsidR="00982E3E" w:rsidRPr="008F5C7A">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0</m:t>
            </m:r>
          </m:sub>
        </m:sSub>
      </m:oMath>
      <w:r w:rsidR="00982E3E" w:rsidRPr="008F3316">
        <w:rPr>
          <w:rFonts w:asciiTheme="minorHAnsi" w:eastAsiaTheme="minorEastAsia" w:hAnsiTheme="minorHAnsi" w:cstheme="minorHAnsi"/>
        </w:rPr>
        <w:t xml:space="preserve"> is the log odds a species is detected without lure</w:t>
      </w:r>
      <w:r w:rsidRPr="008F3316">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a</m:t>
            </m:r>
          </m:e>
          <m:sub>
            <m:r>
              <w:rPr>
                <w:rFonts w:ascii="Cambria Math" w:hAnsi="Cambria Math" w:cstheme="minorHAnsi"/>
              </w:rPr>
              <m:t>lure</m:t>
            </m:r>
          </m:sub>
        </m:sSub>
      </m:oMath>
      <w:r w:rsidRPr="008F3316">
        <w:rPr>
          <w:rFonts w:asciiTheme="minorHAnsi" w:eastAsiaTheme="minorEastAsia" w:hAnsiTheme="minorHAnsi" w:cstheme="minorHAnsi"/>
        </w:rPr>
        <w:t xml:space="preserve"> is the log odds difference in detection given the presence of lure,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oMath>
      <w:r w:rsidRPr="008F3316">
        <w:rPr>
          <w:rFonts w:asciiTheme="minorHAnsi" w:eastAsiaTheme="minorEastAsia" w:hAnsiTheme="minorHAnsi" w:cstheme="minorHAnsi"/>
        </w:rPr>
        <w:t xml:space="preserve"> is an indicator variable which takes the value </w:t>
      </w:r>
      <w:r w:rsidR="004D1BA5">
        <w:rPr>
          <w:rFonts w:asciiTheme="minorHAnsi" w:eastAsiaTheme="minorEastAsia" w:hAnsiTheme="minorHAnsi" w:cstheme="minorHAnsi"/>
        </w:rPr>
        <w:t>one</w:t>
      </w:r>
      <w:r w:rsidRPr="008F3316">
        <w:rPr>
          <w:rFonts w:asciiTheme="minorHAnsi" w:eastAsiaTheme="minorEastAsia" w:hAnsiTheme="minorHAnsi" w:cstheme="minorHAnsi"/>
        </w:rPr>
        <w:t xml:space="preserve"> when lure is present</w:t>
      </w:r>
      <w:r w:rsidR="00660007" w:rsidRPr="008F3316">
        <w:rPr>
          <w:rFonts w:asciiTheme="minorHAnsi" w:eastAsiaTheme="minorEastAsia" w:hAnsiTheme="minorHAnsi" w:cstheme="minorHAnsi"/>
        </w:rPr>
        <w:t xml:space="preserve"> at a camera</w:t>
      </w:r>
      <w:r w:rsidRPr="008F5C7A">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Pr="008F3316">
        <w:rPr>
          <w:rFonts w:asciiTheme="minorHAnsi" w:eastAsiaTheme="minorEastAsia" w:hAnsiTheme="minorHAnsi" w:cstheme="minorHAnsi"/>
        </w:rPr>
        <w:t xml:space="preserve"> is a </w:t>
      </w:r>
      <w:r w:rsidR="001E7310">
        <w:rPr>
          <w:rFonts w:asciiTheme="minorHAnsi" w:eastAsiaTheme="minorEastAsia" w:hAnsiTheme="minorHAnsi" w:cstheme="minorHAnsi"/>
        </w:rPr>
        <w:t>sampling location</w:t>
      </w:r>
      <w:r w:rsidRPr="008F3316">
        <w:rPr>
          <w:rFonts w:asciiTheme="minorHAnsi" w:eastAsiaTheme="minorEastAsia" w:hAnsiTheme="minorHAnsi" w:cstheme="minorHAnsi"/>
        </w:rPr>
        <w:t xml:space="preserve">-level random effect to account for variability that may exist </w:t>
      </w:r>
      <w:commentRangeStart w:id="15"/>
      <w:commentRangeStart w:id="16"/>
      <w:commentRangeStart w:id="17"/>
      <w:commentRangeStart w:id="18"/>
      <w:r w:rsidRPr="008F3316">
        <w:rPr>
          <w:rFonts w:asciiTheme="minorHAnsi" w:eastAsiaTheme="minorEastAsia" w:hAnsiTheme="minorHAnsi" w:cstheme="minorHAnsi"/>
        </w:rPr>
        <w:t>between sampling</w:t>
      </w:r>
      <w:r w:rsidR="00957ED2">
        <w:rPr>
          <w:rFonts w:asciiTheme="minorHAnsi" w:eastAsiaTheme="minorEastAsia" w:hAnsiTheme="minorHAnsi" w:cstheme="minorHAnsi"/>
        </w:rPr>
        <w:t xml:space="preserve"> units</w:t>
      </w:r>
      <w:r w:rsidR="00660007" w:rsidRPr="008F3316">
        <w:rPr>
          <w:rFonts w:asciiTheme="minorHAnsi" w:eastAsiaTheme="minorEastAsia" w:hAnsiTheme="minorHAnsi" w:cstheme="minorHAnsi"/>
        </w:rPr>
        <w:t xml:space="preserve"> </w:t>
      </w:r>
      <w:commentRangeEnd w:id="15"/>
      <w:r w:rsidR="002A5736" w:rsidRPr="008F3316">
        <w:rPr>
          <w:rStyle w:val="CommentReference"/>
          <w:rFonts w:asciiTheme="minorHAnsi" w:eastAsiaTheme="minorHAnsi" w:hAnsiTheme="minorHAnsi" w:cstheme="minorHAnsi"/>
        </w:rPr>
        <w:commentReference w:id="15"/>
      </w:r>
      <w:commentRangeEnd w:id="16"/>
      <w:r w:rsidR="003340CE" w:rsidRPr="008F3316">
        <w:rPr>
          <w:rStyle w:val="CommentReference"/>
          <w:rFonts w:asciiTheme="minorHAnsi" w:eastAsiaTheme="minorHAnsi" w:hAnsiTheme="minorHAnsi" w:cstheme="minorHAnsi"/>
        </w:rPr>
        <w:commentReference w:id="16"/>
      </w:r>
      <w:commentRangeEnd w:id="17"/>
      <w:r w:rsidR="002F2D17">
        <w:rPr>
          <w:rStyle w:val="CommentReference"/>
          <w:rFonts w:asciiTheme="minorHAnsi" w:eastAsiaTheme="minorHAnsi" w:hAnsiTheme="minorHAnsi" w:cstheme="minorBidi"/>
        </w:rPr>
        <w:commentReference w:id="17"/>
      </w:r>
      <w:commentRangeEnd w:id="18"/>
      <w:r w:rsidR="001E7310">
        <w:rPr>
          <w:rStyle w:val="CommentReference"/>
          <w:rFonts w:asciiTheme="minorHAnsi" w:eastAsiaTheme="minorHAnsi" w:hAnsiTheme="minorHAnsi" w:cstheme="minorBidi"/>
        </w:rPr>
        <w:commentReference w:id="18"/>
      </w:r>
      <w:r w:rsidR="00660007" w:rsidRPr="008F3316">
        <w:rPr>
          <w:rFonts w:asciiTheme="minorHAnsi" w:eastAsiaTheme="minorEastAsia" w:hAnsiTheme="minorHAnsi" w:cstheme="minorHAnsi"/>
        </w:rPr>
        <w:t>not attributed to lure</w:t>
      </w:r>
      <w:r w:rsidR="0073563D" w:rsidRPr="008F3316">
        <w:rPr>
          <w:rFonts w:asciiTheme="minorHAnsi" w:eastAsiaTheme="minorEastAsia" w:hAnsiTheme="minorHAnsi" w:cstheme="minorHAnsi"/>
        </w:rPr>
        <w:t xml:space="preserve"> (e.g., abundance)</w:t>
      </w:r>
      <w:r w:rsidRPr="008F3316">
        <w:rPr>
          <w:rFonts w:asciiTheme="minorHAnsi" w:eastAsiaTheme="minorEastAsia" w:hAnsiTheme="minorHAnsi" w:cstheme="minorHAnsi"/>
        </w:rPr>
        <w:t>.</w:t>
      </w:r>
    </w:p>
    <w:p w14:paraId="679CC377" w14:textId="77777777" w:rsidR="004D1BA5" w:rsidRPr="008F5C7A" w:rsidRDefault="004D1BA5" w:rsidP="002633CF">
      <w:pPr>
        <w:contextualSpacing/>
        <w:rPr>
          <w:rFonts w:asciiTheme="minorHAnsi" w:eastAsiaTheme="minorEastAsia" w:hAnsiTheme="minorHAnsi" w:cstheme="minorHAnsi"/>
        </w:rPr>
      </w:pPr>
    </w:p>
    <w:p w14:paraId="0C269545" w14:textId="0AD5675B" w:rsidR="0010445F" w:rsidRPr="008F5C7A" w:rsidRDefault="00690B1F" w:rsidP="002633CF">
      <w:pPr>
        <w:pStyle w:val="Heading3"/>
        <w:contextualSpacing/>
        <w:rPr>
          <w:rFonts w:asciiTheme="minorHAnsi" w:hAnsiTheme="minorHAnsi" w:cstheme="minorHAnsi"/>
        </w:rPr>
      </w:pPr>
      <w:r w:rsidRPr="008F5C7A">
        <w:rPr>
          <w:rFonts w:asciiTheme="minorHAnsi" w:hAnsiTheme="minorHAnsi" w:cstheme="minorHAnsi"/>
        </w:rPr>
        <w:t>Observation m</w:t>
      </w:r>
      <w:r w:rsidR="00E042E7" w:rsidRPr="008F5C7A">
        <w:rPr>
          <w:rFonts w:asciiTheme="minorHAnsi" w:hAnsiTheme="minorHAnsi" w:cstheme="minorHAnsi"/>
        </w:rPr>
        <w:t xml:space="preserve">odel </w:t>
      </w:r>
      <w:r w:rsidR="00693F00" w:rsidRPr="008F5C7A">
        <w:rPr>
          <w:rFonts w:asciiTheme="minorHAnsi" w:hAnsiTheme="minorHAnsi" w:cstheme="minorHAnsi"/>
        </w:rPr>
        <w:t>two</w:t>
      </w:r>
      <w:r w:rsidR="00E042E7" w:rsidRPr="008F5C7A">
        <w:rPr>
          <w:rFonts w:asciiTheme="minorHAnsi" w:hAnsiTheme="minorHAnsi" w:cstheme="minorHAnsi"/>
        </w:rPr>
        <w:t>: Does lure decrease the amount of time to first detection?</w:t>
      </w:r>
    </w:p>
    <w:p w14:paraId="7FA823E8" w14:textId="77777777" w:rsidR="00DD13EE" w:rsidRPr="008F5C7A" w:rsidRDefault="00DD13EE" w:rsidP="002633CF">
      <w:pPr>
        <w:contextualSpacing/>
        <w:rPr>
          <w:rFonts w:asciiTheme="minorHAnsi" w:hAnsiTheme="minorHAnsi" w:cstheme="minorHAnsi"/>
        </w:rPr>
      </w:pPr>
    </w:p>
    <w:p w14:paraId="59527957" w14:textId="0F485C0F" w:rsidR="00092318" w:rsidRPr="008F5C7A" w:rsidRDefault="007B055C" w:rsidP="002633CF">
      <w:pPr>
        <w:contextualSpacing/>
        <w:rPr>
          <w:rFonts w:asciiTheme="minorHAnsi" w:eastAsiaTheme="minorEastAsia" w:hAnsiTheme="minorHAnsi" w:cstheme="minorHAnsi"/>
        </w:rPr>
      </w:pPr>
      <w:r>
        <w:rPr>
          <w:rFonts w:asciiTheme="minorHAnsi" w:hAnsiTheme="minorHAnsi" w:cstheme="minorHAnsi"/>
        </w:rPr>
        <w:t>In addition to</w:t>
      </w:r>
      <w:r w:rsidR="002F3E7A" w:rsidRPr="008F5C7A">
        <w:rPr>
          <w:rFonts w:asciiTheme="minorHAnsi" w:hAnsiTheme="minorHAnsi" w:cstheme="minorHAnsi"/>
        </w:rPr>
        <w:t xml:space="preserve"> increasing the number of </w:t>
      </w:r>
      <w:r w:rsidR="00C118F7" w:rsidRPr="008F5C7A">
        <w:rPr>
          <w:rFonts w:asciiTheme="minorHAnsi" w:hAnsiTheme="minorHAnsi" w:cstheme="minorHAnsi"/>
        </w:rPr>
        <w:t>days</w:t>
      </w:r>
      <w:r w:rsidR="002F3E7A" w:rsidRPr="008F5C7A">
        <w:rPr>
          <w:rFonts w:asciiTheme="minorHAnsi" w:hAnsiTheme="minorHAnsi" w:cstheme="minorHAnsi"/>
        </w:rPr>
        <w:t xml:space="preserve"> a species </w:t>
      </w:r>
      <w:r w:rsidR="0090292B" w:rsidRPr="008F5C7A">
        <w:rPr>
          <w:rFonts w:asciiTheme="minorHAnsi" w:hAnsiTheme="minorHAnsi" w:cstheme="minorHAnsi"/>
        </w:rPr>
        <w:t>investigates</w:t>
      </w:r>
      <w:r w:rsidR="002F3E7A" w:rsidRPr="008F5C7A">
        <w:rPr>
          <w:rFonts w:asciiTheme="minorHAnsi" w:hAnsiTheme="minorHAnsi" w:cstheme="minorHAnsi"/>
        </w:rPr>
        <w:t xml:space="preserve"> </w:t>
      </w:r>
      <w:r w:rsidR="00AE4243" w:rsidRPr="008F5C7A">
        <w:rPr>
          <w:rFonts w:asciiTheme="minorHAnsi" w:hAnsiTheme="minorHAnsi" w:cstheme="minorHAnsi"/>
        </w:rPr>
        <w:t>the location a</w:t>
      </w:r>
      <w:r w:rsidR="002F3E7A" w:rsidRPr="008F5C7A">
        <w:rPr>
          <w:rFonts w:asciiTheme="minorHAnsi" w:hAnsiTheme="minorHAnsi" w:cstheme="minorHAnsi"/>
        </w:rPr>
        <w:t xml:space="preserve"> camera</w:t>
      </w:r>
      <w:r w:rsidR="00AE4243" w:rsidRPr="008F5C7A">
        <w:rPr>
          <w:rFonts w:asciiTheme="minorHAnsi" w:hAnsiTheme="minorHAnsi" w:cstheme="minorHAnsi"/>
        </w:rPr>
        <w:t xml:space="preserve"> is deployed</w:t>
      </w:r>
      <w:r w:rsidR="002F3E7A" w:rsidRPr="008F5C7A">
        <w:rPr>
          <w:rFonts w:asciiTheme="minorHAnsi" w:hAnsiTheme="minorHAnsi" w:cstheme="minorHAnsi"/>
        </w:rPr>
        <w:t xml:space="preserve">, </w:t>
      </w:r>
      <w:r w:rsidR="0090292B" w:rsidRPr="008F5C7A">
        <w:rPr>
          <w:rFonts w:asciiTheme="minorHAnsi" w:hAnsiTheme="minorHAnsi" w:cstheme="minorHAnsi"/>
        </w:rPr>
        <w:t>lure</w:t>
      </w:r>
      <w:r w:rsidR="002F3E7A" w:rsidRPr="008F5C7A">
        <w:rPr>
          <w:rFonts w:asciiTheme="minorHAnsi" w:hAnsiTheme="minorHAnsi" w:cstheme="minorHAnsi"/>
        </w:rPr>
        <w:t xml:space="preserve"> may decrease the amount of time it takes to</w:t>
      </w:r>
      <w:r w:rsidR="00B97975" w:rsidRPr="008F5C7A">
        <w:rPr>
          <w:rFonts w:asciiTheme="minorHAnsi" w:hAnsiTheme="minorHAnsi" w:cstheme="minorHAnsi"/>
        </w:rPr>
        <w:t xml:space="preserve"> </w:t>
      </w:r>
      <w:r w:rsidR="003E22B8" w:rsidRPr="008F5C7A">
        <w:rPr>
          <w:rFonts w:asciiTheme="minorHAnsi" w:hAnsiTheme="minorHAnsi" w:cstheme="minorHAnsi"/>
        </w:rPr>
        <w:t xml:space="preserve">detect </w:t>
      </w:r>
      <w:r w:rsidR="003340CE" w:rsidRPr="008F5C7A">
        <w:rPr>
          <w:rFonts w:asciiTheme="minorHAnsi" w:hAnsiTheme="minorHAnsi" w:cstheme="minorHAnsi"/>
        </w:rPr>
        <w:t>a species</w:t>
      </w:r>
      <w:r w:rsidR="0090292B" w:rsidRPr="008F5C7A">
        <w:rPr>
          <w:rFonts w:asciiTheme="minorHAnsi" w:hAnsiTheme="minorHAnsi" w:cstheme="minorHAnsi"/>
        </w:rPr>
        <w:t xml:space="preserve"> for the first time</w:t>
      </w:r>
      <w:r w:rsidR="003E22B8" w:rsidRPr="008F5C7A">
        <w:rPr>
          <w:rFonts w:asciiTheme="minorHAnsi" w:hAnsiTheme="minorHAnsi" w:cstheme="minorHAnsi"/>
        </w:rPr>
        <w:t xml:space="preserve"> (Bischof et al. 2014).</w:t>
      </w:r>
      <w:r w:rsidR="00887F05" w:rsidRPr="008F5C7A">
        <w:rPr>
          <w:rFonts w:asciiTheme="minorHAnsi" w:hAnsiTheme="minorHAnsi" w:cstheme="minorHAnsi"/>
        </w:rPr>
        <w:t xml:space="preserve"> </w:t>
      </w:r>
      <w:r w:rsidR="00835112" w:rsidRPr="008F5C7A">
        <w:rPr>
          <w:rFonts w:asciiTheme="minorHAnsi" w:hAnsiTheme="minorHAnsi" w:cstheme="minorHAnsi"/>
        </w:rPr>
        <w:t xml:space="preserve">To </w:t>
      </w:r>
      <w:r w:rsidR="0090292B" w:rsidRPr="008F5C7A">
        <w:rPr>
          <w:rFonts w:asciiTheme="minorHAnsi" w:hAnsiTheme="minorHAnsi" w:cstheme="minorHAnsi"/>
        </w:rPr>
        <w:t xml:space="preserve">quantify this effect, we treat data collection as a continuous time process. </w:t>
      </w:r>
      <w:r w:rsidR="0073563D" w:rsidRPr="008F5C7A">
        <w:rPr>
          <w:rFonts w:asciiTheme="minorHAnsi" w:hAnsiTheme="minorHAnsi" w:cstheme="minorHAnsi"/>
        </w:rPr>
        <w:t>L</w:t>
      </w:r>
      <w:r w:rsidR="0090292B" w:rsidRPr="008F5C7A">
        <w:rPr>
          <w:rFonts w:asciiTheme="minorHAnsi" w:hAnsiTheme="minorHAnsi" w:cstheme="minorHAnsi"/>
        </w:rPr>
        <w:t>et</w:t>
      </w:r>
      <w:r w:rsidR="00835112" w:rsidRPr="008F5C7A">
        <w:rPr>
          <w:rFonts w:asciiTheme="minorHAnsi" w:hAnsiTheme="minorHAnsi" w:cstheme="minorHAnsi"/>
        </w:rPr>
        <w:t xml:space="preserve"> t</w:t>
      </w:r>
      <w:r w:rsidR="00887F05" w:rsidRPr="008F5C7A">
        <w:rPr>
          <w:rFonts w:asciiTheme="minorHAnsi" w:hAnsiTheme="minorHAnsi" w:cstheme="minorHAnsi"/>
        </w:rPr>
        <w:t xml:space="preserve">he response variable of this </w:t>
      </w:r>
      <w:r w:rsidR="0090292B" w:rsidRPr="008F5C7A">
        <w:rPr>
          <w:rFonts w:asciiTheme="minorHAnsi" w:hAnsiTheme="minorHAnsi" w:cstheme="minorHAnsi"/>
        </w:rPr>
        <w:t>model</w:t>
      </w:r>
      <w:r w:rsidR="00887F05" w:rsidRPr="008F5C7A">
        <w:rPr>
          <w:rFonts w:asciiTheme="minorHAnsi" w:hAnsiTheme="minorHAnsi" w:cstheme="minorHAnsi"/>
        </w:rPr>
        <w:t xml:space="preserve">,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oMath>
      <w:r w:rsidR="00887F05" w:rsidRPr="008F3316">
        <w:rPr>
          <w:rFonts w:asciiTheme="minorHAnsi" w:eastAsiaTheme="minorEastAsia" w:hAnsiTheme="minorHAnsi" w:cstheme="minorHAnsi"/>
        </w:rPr>
        <w:t xml:space="preserve">, </w:t>
      </w:r>
      <w:r w:rsidR="0090292B" w:rsidRPr="008F3316">
        <w:rPr>
          <w:rFonts w:asciiTheme="minorHAnsi" w:eastAsiaTheme="minorEastAsia" w:hAnsiTheme="minorHAnsi" w:cstheme="minorHAnsi"/>
        </w:rPr>
        <w:t>be</w:t>
      </w:r>
      <w:r w:rsidR="00887F05" w:rsidRPr="008F3316">
        <w:rPr>
          <w:rFonts w:asciiTheme="minorHAnsi" w:eastAsiaTheme="minorEastAsia" w:hAnsiTheme="minorHAnsi" w:cstheme="minorHAnsi"/>
        </w:rPr>
        <w:t xml:space="preserve"> the </w:t>
      </w:r>
      <w:r w:rsidR="00835112" w:rsidRPr="008F5C7A">
        <w:rPr>
          <w:rFonts w:asciiTheme="minorHAnsi" w:eastAsiaTheme="minorEastAsia" w:hAnsiTheme="minorHAnsi" w:cstheme="minorHAnsi"/>
        </w:rPr>
        <w:t>continuous number</w:t>
      </w:r>
      <w:r w:rsidR="00887F05" w:rsidRPr="008F5C7A">
        <w:rPr>
          <w:rFonts w:asciiTheme="minorHAnsi" w:eastAsiaTheme="minorEastAsia" w:hAnsiTheme="minorHAnsi" w:cstheme="minorHAnsi"/>
        </w:rPr>
        <w:t xml:space="preserve"> of days </w:t>
      </w:r>
      <w:r w:rsidR="00D366EF" w:rsidRPr="008F5C7A">
        <w:rPr>
          <w:rFonts w:asciiTheme="minorHAnsi" w:eastAsiaTheme="minorEastAsia" w:hAnsiTheme="minorHAnsi" w:cstheme="minorHAnsi"/>
        </w:rPr>
        <w:t>until</w:t>
      </w:r>
      <w:r w:rsidR="00887F05" w:rsidRPr="008F5C7A">
        <w:rPr>
          <w:rFonts w:asciiTheme="minorHAnsi" w:eastAsiaTheme="minorEastAsia" w:hAnsiTheme="minorHAnsi" w:cstheme="minorHAnsi"/>
        </w:rPr>
        <w:t xml:space="preserve"> first detection</w:t>
      </w:r>
      <w:r w:rsidR="0090292B" w:rsidRPr="008F5C7A">
        <w:rPr>
          <w:rFonts w:asciiTheme="minorHAnsi" w:eastAsiaTheme="minorEastAsia" w:hAnsiTheme="minorHAnsi" w:cstheme="minorHAnsi"/>
        </w:rPr>
        <w:t xml:space="preserve"> (i.e., the amount of time it takes to collect the first image of a species per camera</w:t>
      </w:r>
      <w:r w:rsidR="002A5736" w:rsidRPr="008F5C7A">
        <w:rPr>
          <w:rFonts w:asciiTheme="minorHAnsi" w:eastAsiaTheme="minorEastAsia" w:hAnsiTheme="minorHAnsi" w:cstheme="minorHAnsi"/>
        </w:rPr>
        <w:t xml:space="preserve"> each week</w:t>
      </w:r>
      <w:r w:rsidR="0090292B" w:rsidRPr="008F5C7A">
        <w:rPr>
          <w:rFonts w:asciiTheme="minorHAnsi" w:eastAsiaTheme="minorEastAsia" w:hAnsiTheme="minorHAnsi" w:cstheme="minorHAnsi"/>
        </w:rPr>
        <w:t>)</w:t>
      </w:r>
      <w:r w:rsidR="00887F05" w:rsidRPr="008F5C7A">
        <w:rPr>
          <w:rFonts w:asciiTheme="minorHAnsi" w:eastAsiaTheme="minorEastAsia" w:hAnsiTheme="minorHAnsi" w:cstheme="minorHAnsi"/>
        </w:rPr>
        <w:t>.</w:t>
      </w:r>
      <w:r w:rsidR="00835112" w:rsidRPr="008F5C7A">
        <w:rPr>
          <w:rFonts w:asciiTheme="minorHAnsi" w:eastAsiaTheme="minorEastAsia" w:hAnsiTheme="minorHAnsi" w:cstheme="minorHAnsi"/>
        </w:rPr>
        <w:t xml:space="preserve"> </w:t>
      </w:r>
      <w:r w:rsidR="0073563D" w:rsidRPr="008F5C7A">
        <w:rPr>
          <w:rFonts w:asciiTheme="minorHAnsi" w:eastAsiaTheme="minorEastAsia" w:hAnsiTheme="minorHAnsi" w:cstheme="minorHAnsi"/>
        </w:rPr>
        <w:t>I</w:t>
      </w:r>
      <w:r w:rsidR="00887F05" w:rsidRPr="008F5C7A">
        <w:rPr>
          <w:rFonts w:asciiTheme="minorHAnsi" w:eastAsiaTheme="minorEastAsia" w:hAnsiTheme="minorHAnsi" w:cstheme="minorHAnsi"/>
        </w:rPr>
        <w:t>f a species is</w:t>
      </w:r>
      <w:r w:rsidR="0090292B" w:rsidRPr="008F5C7A">
        <w:rPr>
          <w:rFonts w:asciiTheme="minorHAnsi" w:eastAsiaTheme="minorEastAsia" w:hAnsiTheme="minorHAnsi" w:cstheme="minorHAnsi"/>
        </w:rPr>
        <w:t xml:space="preserve"> present at a site but</w:t>
      </w:r>
      <w:r w:rsidR="00887F05" w:rsidRPr="008F5C7A">
        <w:rPr>
          <w:rFonts w:asciiTheme="minorHAnsi" w:eastAsiaTheme="minorEastAsia" w:hAnsiTheme="minorHAnsi" w:cstheme="minorHAnsi"/>
        </w:rPr>
        <w:t xml:space="preserve"> not detected after </w:t>
      </w:r>
      <w:r w:rsidR="00693F00" w:rsidRPr="008F5C7A">
        <w:rPr>
          <w:rFonts w:asciiTheme="minorHAnsi" w:eastAsiaTheme="minorEastAsia" w:hAnsiTheme="minorHAnsi" w:cstheme="minorHAnsi"/>
        </w:rPr>
        <w:t>seven</w:t>
      </w:r>
      <w:r w:rsidR="00887F05" w:rsidRPr="008F5C7A">
        <w:rPr>
          <w:rFonts w:asciiTheme="minorHAnsi" w:eastAsiaTheme="minorEastAsia" w:hAnsiTheme="minorHAnsi" w:cstheme="minorHAnsi"/>
        </w:rPr>
        <w:t xml:space="preserve"> days</w:t>
      </w:r>
      <w:r w:rsidR="008C69F4" w:rsidRPr="008F5C7A">
        <w:rPr>
          <w:rFonts w:asciiTheme="minorHAnsi" w:eastAsiaTheme="minorEastAsia" w:hAnsiTheme="minorHAnsi" w:cstheme="minorHAnsi"/>
        </w:rPr>
        <w:t xml:space="preserve"> </w:t>
      </w:r>
      <w:r w:rsidR="00835112" w:rsidRPr="008F5C7A">
        <w:rPr>
          <w:rFonts w:asciiTheme="minorHAnsi" w:eastAsiaTheme="minorEastAsia" w:hAnsiTheme="minorHAnsi" w:cstheme="minorHAnsi"/>
        </w:rPr>
        <w:t xml:space="preserve">when </w:t>
      </w:r>
      <w:r w:rsidR="0090292B" w:rsidRPr="008F5C7A">
        <w:rPr>
          <w:rFonts w:asciiTheme="minorHAnsi" w:eastAsiaTheme="minorEastAsia" w:hAnsiTheme="minorHAnsi" w:cstheme="minorHAnsi"/>
        </w:rPr>
        <w:t>treatments</w:t>
      </w:r>
      <w:r w:rsidR="00835112" w:rsidRPr="008F5C7A">
        <w:rPr>
          <w:rFonts w:asciiTheme="minorHAnsi" w:eastAsiaTheme="minorEastAsia" w:hAnsiTheme="minorHAnsi" w:cstheme="minorHAnsi"/>
        </w:rPr>
        <w:t xml:space="preserve"> are changed</w:t>
      </w:r>
      <w:r w:rsidR="00887F05" w:rsidRPr="008F5C7A">
        <w:rPr>
          <w:rFonts w:asciiTheme="minorHAnsi" w:eastAsiaTheme="minorEastAsia" w:hAnsiTheme="minorHAnsi" w:cstheme="minorHAnsi"/>
        </w:rPr>
        <w:t xml:space="preserve"> there is uncertainty </w:t>
      </w:r>
      <w:r w:rsidR="00D366EF" w:rsidRPr="008F5C7A">
        <w:rPr>
          <w:rFonts w:asciiTheme="minorHAnsi" w:eastAsiaTheme="minorEastAsia" w:hAnsiTheme="minorHAnsi" w:cstheme="minorHAnsi"/>
        </w:rPr>
        <w:t>regarding</w:t>
      </w:r>
      <w:r w:rsidR="0090292B" w:rsidRPr="008F5C7A">
        <w:rPr>
          <w:rFonts w:asciiTheme="minorHAnsi" w:eastAsiaTheme="minorEastAsia" w:hAnsiTheme="minorHAnsi" w:cstheme="minorHAnsi"/>
        </w:rPr>
        <w:t xml:space="preserve"> how long it would take </w:t>
      </w:r>
      <w:r w:rsidR="00001D7E" w:rsidRPr="008F5C7A">
        <w:rPr>
          <w:rFonts w:asciiTheme="minorHAnsi" w:eastAsiaTheme="minorEastAsia" w:hAnsiTheme="minorHAnsi" w:cstheme="minorHAnsi"/>
        </w:rPr>
        <w:t>for the</w:t>
      </w:r>
      <w:r w:rsidR="0090292B" w:rsidRPr="008F5C7A">
        <w:rPr>
          <w:rFonts w:asciiTheme="minorHAnsi" w:eastAsiaTheme="minorEastAsia" w:hAnsiTheme="minorHAnsi" w:cstheme="minorHAnsi"/>
        </w:rPr>
        <w:t xml:space="preserve"> species to be </w:t>
      </w:r>
      <w:r w:rsidR="00001D7E" w:rsidRPr="008F5C7A">
        <w:rPr>
          <w:rFonts w:asciiTheme="minorHAnsi" w:eastAsiaTheme="minorEastAsia" w:hAnsiTheme="minorHAnsi" w:cstheme="minorHAnsi"/>
        </w:rPr>
        <w:t>photographed</w:t>
      </w:r>
      <w:r w:rsidR="0090292B" w:rsidRPr="008F5C7A">
        <w:rPr>
          <w:rFonts w:asciiTheme="minorHAnsi" w:eastAsiaTheme="minorEastAsia" w:hAnsiTheme="minorHAnsi" w:cstheme="minorHAnsi"/>
        </w:rPr>
        <w:t xml:space="preserve">. </w:t>
      </w:r>
      <w:r w:rsidR="008C69F4" w:rsidRPr="008F5C7A">
        <w:rPr>
          <w:rFonts w:asciiTheme="minorHAnsi" w:eastAsiaTheme="minorEastAsia" w:hAnsiTheme="minorHAnsi" w:cstheme="minorHAnsi"/>
        </w:rPr>
        <w:t xml:space="preserve">To account for this, we model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oMath>
      <w:r w:rsidR="008C69F4" w:rsidRPr="008F3316">
        <w:rPr>
          <w:rFonts w:asciiTheme="minorHAnsi" w:eastAsiaTheme="minorEastAsia" w:hAnsiTheme="minorHAnsi" w:cstheme="minorHAnsi"/>
        </w:rPr>
        <w:t xml:space="preserve"> as a censored exponential random variable. </w:t>
      </w:r>
      <w:r w:rsidR="00835112" w:rsidRPr="008F5C7A">
        <w:rPr>
          <w:rFonts w:asciiTheme="minorHAnsi" w:eastAsiaTheme="minorEastAsia" w:hAnsiTheme="minorHAnsi" w:cstheme="minorHAnsi"/>
        </w:rPr>
        <w:t xml:space="preserve">Let </w:t>
      </w:r>
      <w:proofErr w:type="spellStart"/>
      <w:r w:rsidR="00835112" w:rsidRPr="008F5C7A">
        <w:rPr>
          <w:rFonts w:asciiTheme="minorHAnsi" w:eastAsiaTheme="minorEastAsia" w:hAnsiTheme="minorHAnsi" w:cstheme="minorHAnsi"/>
          <w:i/>
        </w:rPr>
        <w:t>Tmax</w:t>
      </w:r>
      <w:proofErr w:type="spellEnd"/>
      <w:r w:rsidR="00835112" w:rsidRPr="008F5C7A">
        <w:rPr>
          <w:rFonts w:asciiTheme="minorHAnsi" w:eastAsiaTheme="minorEastAsia" w:hAnsiTheme="minorHAnsi" w:cstheme="minorHAnsi"/>
          <w:i/>
        </w:rPr>
        <w:t xml:space="preserve"> </w:t>
      </w:r>
      <w:r w:rsidR="0073563D" w:rsidRPr="008F5C7A">
        <w:rPr>
          <w:rFonts w:asciiTheme="minorHAnsi" w:eastAsiaTheme="minorEastAsia" w:hAnsiTheme="minorHAnsi" w:cstheme="minorHAnsi"/>
        </w:rPr>
        <w:t xml:space="preserve">be </w:t>
      </w:r>
      <w:r w:rsidR="00835112" w:rsidRPr="008F5C7A">
        <w:rPr>
          <w:rFonts w:asciiTheme="minorHAnsi" w:eastAsiaTheme="minorEastAsia" w:hAnsiTheme="minorHAnsi" w:cstheme="minorHAnsi"/>
        </w:rPr>
        <w:t>the maximum amount of time a lure treatment is</w:t>
      </w:r>
      <w:r w:rsidR="00E551DE" w:rsidRPr="008F5C7A">
        <w:rPr>
          <w:rFonts w:asciiTheme="minorHAnsi" w:eastAsiaTheme="minorEastAsia" w:hAnsiTheme="minorHAnsi" w:cstheme="minorHAnsi"/>
        </w:rPr>
        <w:t xml:space="preserve"> placed</w:t>
      </w:r>
      <w:r w:rsidR="00835112" w:rsidRPr="008F5C7A">
        <w:rPr>
          <w:rFonts w:asciiTheme="minorHAnsi" w:eastAsiaTheme="minorEastAsia" w:hAnsiTheme="minorHAnsi" w:cstheme="minorHAnsi"/>
        </w:rPr>
        <w:t xml:space="preserve"> in front of a camera </w:t>
      </w:r>
      <w:r w:rsidR="00433827" w:rsidRPr="008F5C7A">
        <w:rPr>
          <w:rFonts w:asciiTheme="minorHAnsi" w:eastAsiaTheme="minorEastAsia" w:hAnsiTheme="minorHAnsi" w:cstheme="minorHAnsi"/>
        </w:rPr>
        <w:t xml:space="preserve">trap </w:t>
      </w:r>
      <w:r w:rsidR="00835112" w:rsidRPr="008F5C7A">
        <w:rPr>
          <w:rFonts w:asciiTheme="minorHAnsi" w:eastAsiaTheme="minorEastAsia" w:hAnsiTheme="minorHAnsi" w:cstheme="minorHAnsi"/>
        </w:rPr>
        <w:t xml:space="preserve">(i.e., </w:t>
      </w:r>
      <w:proofErr w:type="spellStart"/>
      <w:r w:rsidR="00835112" w:rsidRPr="008F5C7A">
        <w:rPr>
          <w:rFonts w:asciiTheme="minorHAnsi" w:eastAsiaTheme="minorEastAsia" w:hAnsiTheme="minorHAnsi" w:cstheme="minorHAnsi"/>
          <w:i/>
        </w:rPr>
        <w:t>Tmax</w:t>
      </w:r>
      <w:proofErr w:type="spellEnd"/>
      <w:r w:rsidR="00835112" w:rsidRPr="008F5C7A">
        <w:rPr>
          <w:rFonts w:asciiTheme="minorHAnsi" w:eastAsiaTheme="minorEastAsia" w:hAnsiTheme="minorHAnsi" w:cstheme="minorHAnsi"/>
          <w:i/>
        </w:rPr>
        <w:t xml:space="preserve"> </w:t>
      </w:r>
      <w:r w:rsidR="00835112" w:rsidRPr="008F5C7A">
        <w:rPr>
          <w:rFonts w:asciiTheme="minorHAnsi" w:eastAsiaTheme="minorEastAsia" w:hAnsiTheme="minorHAnsi" w:cstheme="minorHAnsi"/>
        </w:rPr>
        <w:t xml:space="preserve">= </w:t>
      </w:r>
      <w:r w:rsidR="00693F00" w:rsidRPr="008F5C7A">
        <w:rPr>
          <w:rFonts w:asciiTheme="minorHAnsi" w:eastAsiaTheme="minorEastAsia" w:hAnsiTheme="minorHAnsi" w:cstheme="minorHAnsi"/>
        </w:rPr>
        <w:t>seven</w:t>
      </w:r>
      <w:r w:rsidR="00835112" w:rsidRPr="008F5C7A">
        <w:rPr>
          <w:rFonts w:asciiTheme="minorHAnsi" w:eastAsiaTheme="minorEastAsia" w:hAnsiTheme="minorHAnsi" w:cstheme="minorHAnsi"/>
        </w:rPr>
        <w:t xml:space="preserve"> days). </w:t>
      </w:r>
      <w:r w:rsidR="008C69F4" w:rsidRPr="008F5C7A">
        <w:rPr>
          <w:rFonts w:asciiTheme="minorHAnsi" w:eastAsiaTheme="minorEastAsia" w:hAnsiTheme="minorHAnsi" w:cstheme="minorHAnsi"/>
        </w:rPr>
        <w:t xml:space="preserve">Following </w:t>
      </w:r>
      <w:proofErr w:type="spellStart"/>
      <w:r w:rsidR="008C69F4" w:rsidRPr="008F5C7A">
        <w:rPr>
          <w:rFonts w:asciiTheme="minorHAnsi" w:eastAsiaTheme="minorEastAsia" w:hAnsiTheme="minorHAnsi" w:cstheme="minorHAnsi"/>
        </w:rPr>
        <w:t>Kery</w:t>
      </w:r>
      <w:proofErr w:type="spellEnd"/>
      <w:r w:rsidR="008C69F4" w:rsidRPr="008F5C7A">
        <w:rPr>
          <w:rFonts w:asciiTheme="minorHAnsi" w:eastAsiaTheme="minorEastAsia" w:hAnsiTheme="minorHAnsi" w:cstheme="minorHAnsi"/>
        </w:rPr>
        <w:t xml:space="preserve"> and </w:t>
      </w:r>
      <w:proofErr w:type="spellStart"/>
      <w:r w:rsidR="008C69F4" w:rsidRPr="008F5C7A">
        <w:rPr>
          <w:rFonts w:asciiTheme="minorHAnsi" w:eastAsiaTheme="minorEastAsia" w:hAnsiTheme="minorHAnsi" w:cstheme="minorHAnsi"/>
        </w:rPr>
        <w:t>Royle</w:t>
      </w:r>
      <w:proofErr w:type="spellEnd"/>
      <w:r w:rsidR="008C69F4" w:rsidRPr="008F5C7A">
        <w:rPr>
          <w:rFonts w:asciiTheme="minorHAnsi" w:eastAsiaTheme="minorEastAsia" w:hAnsiTheme="minorHAnsi" w:cstheme="minorHAnsi"/>
        </w:rPr>
        <w:t xml:space="preserve"> (2016), th</w:t>
      </w:r>
      <w:r w:rsidR="009639D6" w:rsidRPr="008F5C7A">
        <w:rPr>
          <w:rFonts w:asciiTheme="minorHAnsi" w:eastAsiaTheme="minorEastAsia" w:hAnsiTheme="minorHAnsi" w:cstheme="minorHAnsi"/>
        </w:rPr>
        <w:t>e continuous time-to-detection</w:t>
      </w:r>
      <w:r w:rsidR="008C69F4" w:rsidRPr="008F5C7A">
        <w:rPr>
          <w:rFonts w:asciiTheme="minorHAnsi" w:eastAsiaTheme="minorEastAsia" w:hAnsiTheme="minorHAnsi" w:cstheme="minorHAnsi"/>
        </w:rPr>
        <w:t xml:space="preserve"> </w:t>
      </w:r>
      <w:r w:rsidR="00E551DE" w:rsidRPr="008F5C7A">
        <w:rPr>
          <w:rFonts w:asciiTheme="minorHAnsi" w:eastAsiaTheme="minorEastAsia" w:hAnsiTheme="minorHAnsi" w:cstheme="minorHAnsi"/>
        </w:rPr>
        <w:t xml:space="preserve">observation </w:t>
      </w:r>
      <w:r w:rsidR="008C69F4" w:rsidRPr="008F5C7A">
        <w:rPr>
          <w:rFonts w:asciiTheme="minorHAnsi" w:eastAsiaTheme="minorEastAsia" w:hAnsiTheme="minorHAnsi" w:cstheme="minorHAnsi"/>
        </w:rPr>
        <w:t>model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15"/>
        <w:gridCol w:w="6120"/>
        <w:gridCol w:w="1615"/>
      </w:tblGrid>
      <w:tr w:rsidR="0006298E" w:rsidRPr="006B0E49" w14:paraId="6CC3A88B" w14:textId="77777777" w:rsidTr="00C15C15">
        <w:trPr>
          <w:trHeight w:hRule="exact" w:val="432"/>
        </w:trPr>
        <w:tc>
          <w:tcPr>
            <w:tcW w:w="1615" w:type="dxa"/>
          </w:tcPr>
          <w:p w14:paraId="01D90A4C" w14:textId="77777777" w:rsidR="0006298E" w:rsidRPr="008F5C7A" w:rsidRDefault="0006298E" w:rsidP="002633CF">
            <w:pPr>
              <w:contextualSpacing/>
              <w:rPr>
                <w:rFonts w:asciiTheme="minorHAnsi" w:eastAsiaTheme="minorEastAsia" w:hAnsiTheme="minorHAnsi" w:cstheme="minorHAnsi"/>
              </w:rPr>
            </w:pPr>
          </w:p>
        </w:tc>
        <w:tc>
          <w:tcPr>
            <w:tcW w:w="6120" w:type="dxa"/>
          </w:tcPr>
          <w:p w14:paraId="7E6CC692" w14:textId="4F993F6D" w:rsidR="0006298E" w:rsidRPr="008F3316" w:rsidRDefault="006E4341"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e>
                </m:d>
                <m:r>
                  <w:rPr>
                    <w:rFonts w:ascii="Cambria Math" w:hAnsi="Cambria Math" w:cstheme="minorHAnsi"/>
                  </w:rPr>
                  <m:t xml:space="preserve">+(1-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oMath>
            </m:oMathPara>
          </w:p>
        </w:tc>
        <w:tc>
          <w:tcPr>
            <w:tcW w:w="1615" w:type="dxa"/>
          </w:tcPr>
          <w:p w14:paraId="2E0ABB64" w14:textId="77777777" w:rsidR="0006298E" w:rsidRPr="008F5C7A" w:rsidRDefault="0006298E" w:rsidP="002633CF">
            <w:pPr>
              <w:contextualSpacing/>
              <w:rPr>
                <w:rFonts w:asciiTheme="minorHAnsi" w:eastAsiaTheme="minorEastAsia" w:hAnsiTheme="minorHAnsi" w:cstheme="minorHAnsi"/>
              </w:rPr>
            </w:pPr>
          </w:p>
        </w:tc>
      </w:tr>
      <w:tr w:rsidR="0006298E" w:rsidRPr="006B0E49" w14:paraId="0F5B34DA" w14:textId="77777777" w:rsidTr="00C15C15">
        <w:trPr>
          <w:trHeight w:hRule="exact" w:val="432"/>
        </w:trPr>
        <w:tc>
          <w:tcPr>
            <w:tcW w:w="1615" w:type="dxa"/>
          </w:tcPr>
          <w:p w14:paraId="2925C5B2" w14:textId="77777777" w:rsidR="0006298E" w:rsidRPr="008F3316" w:rsidRDefault="0006298E" w:rsidP="002633CF">
            <w:pPr>
              <w:contextualSpacing/>
              <w:rPr>
                <w:rFonts w:asciiTheme="minorHAnsi" w:eastAsiaTheme="minorEastAsia" w:hAnsiTheme="minorHAnsi" w:cstheme="minorHAnsi"/>
              </w:rPr>
            </w:pPr>
          </w:p>
        </w:tc>
        <w:tc>
          <w:tcPr>
            <w:tcW w:w="6120" w:type="dxa"/>
          </w:tcPr>
          <w:p w14:paraId="291E1867" w14:textId="6F2511BC" w:rsidR="0006298E" w:rsidRPr="008F3316" w:rsidRDefault="006E4341"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Exponential</m:t>
                </m:r>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e>
                </m:d>
              </m:oMath>
            </m:oMathPara>
          </w:p>
        </w:tc>
        <w:tc>
          <w:tcPr>
            <w:tcW w:w="1615" w:type="dxa"/>
          </w:tcPr>
          <w:p w14:paraId="029AFFFD" w14:textId="433FAD18" w:rsidR="0006298E" w:rsidRPr="008F3316"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m:rPr>
                    <m:aln/>
                  </m:rPr>
                  <w:rPr>
                    <w:rFonts w:ascii="Cambria Math" w:hAnsi="Cambria Math" w:cstheme="minorHAnsi"/>
                  </w:rPr>
                  <m:t>=0</m:t>
                </m:r>
              </m:oMath>
            </m:oMathPara>
          </w:p>
        </w:tc>
      </w:tr>
      <w:tr w:rsidR="0006298E" w:rsidRPr="006B0E49" w14:paraId="284B2222" w14:textId="77777777" w:rsidTr="00C15C15">
        <w:trPr>
          <w:trHeight w:hRule="exact" w:val="432"/>
        </w:trPr>
        <w:tc>
          <w:tcPr>
            <w:tcW w:w="1615" w:type="dxa"/>
          </w:tcPr>
          <w:p w14:paraId="39073B8E" w14:textId="77777777" w:rsidR="0006298E" w:rsidRPr="008F3316" w:rsidRDefault="0006298E" w:rsidP="002633CF">
            <w:pPr>
              <w:contextualSpacing/>
              <w:rPr>
                <w:rFonts w:asciiTheme="minorHAnsi" w:eastAsiaTheme="minorEastAsia" w:hAnsiTheme="minorHAnsi" w:cstheme="minorHAnsi"/>
              </w:rPr>
            </w:pPr>
          </w:p>
        </w:tc>
        <w:tc>
          <w:tcPr>
            <w:tcW w:w="6120" w:type="dxa"/>
          </w:tcPr>
          <w:p w14:paraId="65849571" w14:textId="6EDD7137" w:rsidR="0006298E" w:rsidRPr="008F3316" w:rsidRDefault="006E4341" w:rsidP="002633CF">
            <w:pPr>
              <w:contextualSpacing/>
              <w:jc w:val="center"/>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=NA</m:t>
                </m:r>
              </m:oMath>
            </m:oMathPara>
          </w:p>
        </w:tc>
        <w:tc>
          <w:tcPr>
            <w:tcW w:w="1615" w:type="dxa"/>
          </w:tcPr>
          <w:p w14:paraId="2A660E9B" w14:textId="34997CAB" w:rsidR="0006298E" w:rsidRPr="008F3316" w:rsidRDefault="0006298E" w:rsidP="002633CF">
            <w:pPr>
              <w:contextualSpacing/>
              <w:rPr>
                <w:rFonts w:asciiTheme="minorHAnsi" w:eastAsiaTheme="minorEastAsia" w:hAnsiTheme="minorHAnsi" w:cstheme="minorHAnsi"/>
              </w:rPr>
            </w:pPr>
            <m:oMathPara>
              <m:oMathParaPr>
                <m:jc m:val="left"/>
              </m:oMathParaPr>
              <m:oMath>
                <m:r>
                  <m:rPr>
                    <m:sty m:val="p"/>
                  </m:rPr>
                  <w:rPr>
                    <w:rFonts w:ascii="Cambria Math" w:hAnsi="Cambria Math" w:cstheme="minorHAnsi"/>
                  </w:rPr>
                  <m:t xml:space="preserve">if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r>
                  <m:rPr>
                    <m:aln/>
                  </m:rPr>
                  <w:rPr>
                    <w:rFonts w:ascii="Cambria Math" w:hAnsi="Cambria Math" w:cstheme="minorHAnsi"/>
                  </w:rPr>
                  <m:t>=1</m:t>
                </m:r>
              </m:oMath>
            </m:oMathPara>
          </w:p>
        </w:tc>
      </w:tr>
    </w:tbl>
    <w:p w14:paraId="07D54B71" w14:textId="77777777" w:rsidR="0006298E" w:rsidRPr="008F3316" w:rsidRDefault="0006298E" w:rsidP="002633CF">
      <w:pPr>
        <w:contextualSpacing/>
        <w:rPr>
          <w:rFonts w:asciiTheme="minorHAnsi" w:eastAsiaTheme="minorEastAsia" w:hAnsiTheme="minorHAnsi" w:cstheme="minorHAnsi"/>
        </w:rPr>
      </w:pPr>
    </w:p>
    <w:p w14:paraId="4A5C2561" w14:textId="0AB22703" w:rsidR="0006298E" w:rsidRPr="00CC08C6" w:rsidRDefault="0006298E" w:rsidP="002633CF">
      <w:pPr>
        <w:contextualSpacing/>
        <w:rPr>
          <w:rFonts w:asciiTheme="minorHAnsi" w:eastAsiaTheme="minorEastAsia" w:hAnsiTheme="minorHAnsi" w:cstheme="minorHAnsi"/>
        </w:rPr>
      </w:pPr>
      <w:r w:rsidRPr="008F3316">
        <w:rPr>
          <w:rFonts w:asciiTheme="minorHAnsi" w:hAnsiTheme="minorHAnsi" w:cstheme="minorHAnsi"/>
        </w:rPr>
        <w:lastRenderedPageBreak/>
        <w:t xml:space="preserve">Here, </w:t>
      </w:r>
      <m:oMath>
        <m:r>
          <w:rPr>
            <w:rFonts w:ascii="Cambria Math" w:hAnsi="Cambria Math" w:cstheme="minorHAnsi"/>
          </w:rPr>
          <m:t>I</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hAnsi="Cambria Math" w:cstheme="minorHAnsi"/>
              </w:rPr>
              <m:t xml:space="preserve">&gt; </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e>
        </m:d>
      </m:oMath>
      <w:r w:rsidRPr="008F3316">
        <w:rPr>
          <w:rFonts w:asciiTheme="minorHAnsi" w:eastAsiaTheme="minorEastAsia" w:hAnsiTheme="minorHAnsi" w:cstheme="minorHAnsi"/>
        </w:rPr>
        <w:t xml:space="preserve"> is an indicator function which takes the value </w:t>
      </w:r>
      <w:r w:rsidR="00BB552B">
        <w:rPr>
          <w:rFonts w:asciiTheme="minorHAnsi" w:eastAsiaTheme="minorEastAsia" w:hAnsiTheme="minorHAnsi" w:cstheme="minorHAnsi"/>
        </w:rPr>
        <w:t>one</w:t>
      </w:r>
      <w:r w:rsidRPr="008F3316">
        <w:rPr>
          <w:rFonts w:asciiTheme="minorHAnsi" w:eastAsiaTheme="minorEastAsia" w:hAnsiTheme="minorHAnsi" w:cstheme="minorHAnsi"/>
        </w:rPr>
        <w:t xml:space="preserve"> if</w:t>
      </w:r>
      <w:r w:rsidR="00C15C15" w:rsidRPr="008F3316">
        <w:rPr>
          <w:rFonts w:asciiTheme="minorHAnsi" w:eastAsiaTheme="minorEastAsia" w:hAnsiTheme="minorHAnsi" w:cstheme="minorHAnsi"/>
        </w:rPr>
        <w:t xml:space="preserve"> a species </w:t>
      </w:r>
      <w:r w:rsidR="0073563D" w:rsidRPr="008F3316">
        <w:rPr>
          <w:rFonts w:asciiTheme="minorHAnsi" w:eastAsiaTheme="minorEastAsia" w:hAnsiTheme="minorHAnsi" w:cstheme="minorHAnsi"/>
        </w:rPr>
        <w:t>is present but</w:t>
      </w:r>
      <w:r w:rsidR="00C15C15" w:rsidRPr="008F5C7A">
        <w:rPr>
          <w:rFonts w:asciiTheme="minorHAnsi" w:eastAsiaTheme="minorEastAsia" w:hAnsiTheme="minorHAnsi" w:cstheme="minorHAnsi"/>
        </w:rPr>
        <w:t xml:space="preserve"> not detected in a given week at a camera trap. </w:t>
      </w:r>
      <w:r w:rsidR="0073563D" w:rsidRPr="008F5C7A">
        <w:rPr>
          <w:rFonts w:asciiTheme="minorHAnsi" w:eastAsiaTheme="minorEastAsia" w:hAnsiTheme="minorHAnsi" w:cstheme="minorHAnsi"/>
        </w:rPr>
        <w:t>With this specification</w:t>
      </w:r>
      <w:r w:rsidRPr="008F5C7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oMath>
      <w:r w:rsidR="00835112" w:rsidRPr="008F3316">
        <w:rPr>
          <w:rFonts w:asciiTheme="minorHAnsi" w:eastAsiaTheme="minorEastAsia" w:hAnsiTheme="minorHAnsi" w:cstheme="minorHAnsi"/>
        </w:rPr>
        <w:t xml:space="preserve"> </w:t>
      </w:r>
      <w:r w:rsidR="00E551DE" w:rsidRPr="008F3316">
        <w:rPr>
          <w:rFonts w:asciiTheme="minorHAnsi" w:eastAsiaTheme="minorEastAsia" w:hAnsiTheme="minorHAnsi" w:cstheme="minorHAnsi"/>
        </w:rPr>
        <w:t xml:space="preserve">equals </w:t>
      </w:r>
      <w:r w:rsidR="00693F00" w:rsidRPr="008F5C7A">
        <w:rPr>
          <w:rFonts w:asciiTheme="minorHAnsi" w:eastAsiaTheme="minorEastAsia" w:hAnsiTheme="minorHAnsi" w:cstheme="minorHAnsi"/>
        </w:rPr>
        <w:t>one</w:t>
      </w:r>
      <w:r w:rsidRPr="008F5C7A">
        <w:rPr>
          <w:rFonts w:asciiTheme="minorHAnsi" w:eastAsiaTheme="minorEastAsia" w:hAnsiTheme="minorHAnsi" w:cstheme="minorHAnsi"/>
        </w:rPr>
        <w:t xml:space="preserve"> if </w:t>
      </w:r>
      <w:r w:rsidR="00835112" w:rsidRPr="008F5C7A">
        <w:rPr>
          <w:rFonts w:asciiTheme="minorHAnsi" w:eastAsiaTheme="minorEastAsia" w:hAnsiTheme="minorHAnsi" w:cstheme="minorHAnsi"/>
        </w:rPr>
        <w:t>a</w:t>
      </w:r>
      <w:r w:rsidRPr="008F5C7A">
        <w:rPr>
          <w:rFonts w:asciiTheme="minorHAnsi" w:eastAsiaTheme="minorEastAsia" w:hAnsiTheme="minorHAnsi" w:cstheme="minorHAnsi"/>
        </w:rPr>
        <w:t xml:space="preserve"> species is present but </w:t>
      </w:r>
      <w:r w:rsidR="00E551DE" w:rsidRPr="008F5C7A">
        <w:rPr>
          <w:rFonts w:asciiTheme="minorHAnsi" w:eastAsiaTheme="minorEastAsia" w:hAnsiTheme="minorHAnsi" w:cstheme="minorHAnsi"/>
        </w:rPr>
        <w:t xml:space="preserve">went undetected </w:t>
      </w:r>
      <w:r w:rsidRPr="008F5C7A">
        <w:rPr>
          <w:rFonts w:asciiTheme="minorHAnsi" w:eastAsiaTheme="minorEastAsia" w:hAnsiTheme="minorHAnsi" w:cstheme="minorHAnsi"/>
        </w:rPr>
        <w:t xml:space="preserve">or if they </w:t>
      </w:r>
      <w:r w:rsidR="00E551DE" w:rsidRPr="008F5C7A">
        <w:rPr>
          <w:rFonts w:asciiTheme="minorHAnsi" w:eastAsiaTheme="minorEastAsia" w:hAnsiTheme="minorHAnsi" w:cstheme="minorHAnsi"/>
        </w:rPr>
        <w:t>were</w:t>
      </w:r>
      <w:r w:rsidRPr="008F5C7A">
        <w:rPr>
          <w:rFonts w:asciiTheme="minorHAnsi" w:eastAsiaTheme="minorEastAsia" w:hAnsiTheme="minorHAnsi" w:cstheme="minorHAnsi"/>
        </w:rPr>
        <w:t xml:space="preserve"> not present (i.e., </w:t>
      </w:r>
      <w:proofErr w:type="spellStart"/>
      <w:r w:rsidRPr="008F5C7A">
        <w:rPr>
          <w:rFonts w:asciiTheme="minorHAnsi" w:eastAsiaTheme="minorEastAsia" w:hAnsiTheme="minorHAnsi" w:cstheme="minorHAnsi"/>
          <w:i/>
        </w:rPr>
        <w:t>z</w:t>
      </w:r>
      <w:r w:rsidRPr="008F5C7A">
        <w:rPr>
          <w:rFonts w:asciiTheme="minorHAnsi" w:eastAsiaTheme="minorEastAsia" w:hAnsiTheme="minorHAnsi" w:cstheme="minorHAnsi"/>
          <w:i/>
          <w:vertAlign w:val="subscript"/>
        </w:rPr>
        <w:t>s</w:t>
      </w:r>
      <w:proofErr w:type="spellEnd"/>
      <w:r w:rsidRPr="008F5C7A">
        <w:rPr>
          <w:rFonts w:asciiTheme="minorHAnsi" w:eastAsiaTheme="minorEastAsia" w:hAnsiTheme="minorHAnsi" w:cstheme="minorHAnsi"/>
          <w:i/>
        </w:rPr>
        <w:t xml:space="preserve"> </w:t>
      </w:r>
      <w:r w:rsidRPr="008F5C7A">
        <w:rPr>
          <w:rFonts w:asciiTheme="minorHAnsi" w:eastAsiaTheme="minorEastAsia" w:hAnsiTheme="minorHAnsi" w:cstheme="minorHAnsi"/>
        </w:rPr>
        <w:t xml:space="preserve">= 0). When this occurs, </w:t>
      </w:r>
      <m:oMath>
        <m:sSub>
          <m:sSubPr>
            <m:ctrlPr>
              <w:rPr>
                <w:rFonts w:ascii="Cambria Math" w:hAnsi="Cambria Math" w:cstheme="minorHAnsi"/>
                <w:i/>
              </w:rPr>
            </m:ctrlPr>
          </m:sSubPr>
          <m:e>
            <m:r>
              <w:rPr>
                <w:rFonts w:ascii="Cambria Math" w:hAnsi="Cambria Math" w:cstheme="minorHAnsi"/>
              </w:rPr>
              <m:t>q</m:t>
            </m:r>
          </m:e>
          <m:sub>
            <m:r>
              <w:rPr>
                <w:rFonts w:ascii="Cambria Math" w:hAnsi="Cambria Math" w:cstheme="minorHAnsi"/>
              </w:rPr>
              <m:t>s,k,c</m:t>
            </m:r>
          </m:sub>
        </m:sSub>
        <m:r>
          <w:rPr>
            <w:rFonts w:ascii="Cambria Math" w:eastAsiaTheme="minorEastAsia" w:hAnsi="Cambria Math" w:cstheme="minorHAnsi"/>
          </w:rPr>
          <m:t>=NA</m:t>
        </m:r>
      </m:oMath>
      <w:r w:rsidRPr="008F3316">
        <w:rPr>
          <w:rFonts w:asciiTheme="minorHAnsi" w:eastAsiaTheme="minorEastAsia" w:hAnsiTheme="minorHAnsi" w:cstheme="minorHAnsi"/>
        </w:rPr>
        <w:t xml:space="preserve">. Otherwise, </w:t>
      </w:r>
      <m:oMath>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s,k,c</m:t>
            </m:r>
          </m:sub>
        </m:sSub>
      </m:oMath>
      <w:r w:rsidR="00835112" w:rsidRPr="008F3316">
        <w:rPr>
          <w:rFonts w:asciiTheme="minorHAnsi" w:eastAsiaTheme="minorEastAsia" w:hAnsiTheme="minorHAnsi" w:cstheme="minorHAnsi"/>
        </w:rPr>
        <w:t xml:space="preserve"> equals </w:t>
      </w:r>
      <w:r w:rsidR="00693F00" w:rsidRPr="008F3316">
        <w:rPr>
          <w:rFonts w:asciiTheme="minorHAnsi" w:eastAsiaTheme="minorEastAsia" w:hAnsiTheme="minorHAnsi" w:cstheme="minorHAnsi"/>
        </w:rPr>
        <w:t>zero</w:t>
      </w:r>
      <w:r w:rsidR="00835112" w:rsidRPr="008F3316">
        <w:rPr>
          <w:rFonts w:asciiTheme="minorHAnsi" w:eastAsiaTheme="minorEastAsia" w:hAnsiTheme="minorHAnsi" w:cstheme="minorHAnsi"/>
        </w:rPr>
        <w:t xml:space="preserve"> and </w:t>
      </w:r>
      <w:r w:rsidRPr="008F5C7A">
        <w:rPr>
          <w:rFonts w:asciiTheme="minorHAnsi" w:eastAsiaTheme="minorEastAsia" w:hAnsiTheme="minorHAnsi" w:cstheme="minorHAnsi"/>
        </w:rPr>
        <w:t>we sample from the Ex</w:t>
      </w:r>
      <w:r w:rsidR="00031CB4" w:rsidRPr="008F5C7A">
        <w:rPr>
          <w:rFonts w:asciiTheme="minorHAnsi" w:eastAsiaTheme="minorEastAsia" w:hAnsiTheme="minorHAnsi" w:cstheme="minorHAnsi"/>
        </w:rPr>
        <w:t>ponential distribution</w:t>
      </w:r>
      <w:r w:rsidR="00E551DE" w:rsidRPr="008F5C7A">
        <w:rPr>
          <w:rFonts w:asciiTheme="minorHAnsi" w:eastAsiaTheme="minorEastAsia" w:hAnsiTheme="minorHAnsi" w:cstheme="minorHAnsi"/>
        </w:rPr>
        <w:t xml:space="preserve"> to estimate the </w:t>
      </w:r>
      <w:r w:rsidR="000D1A14" w:rsidRPr="008F5C7A">
        <w:rPr>
          <w:rFonts w:asciiTheme="minorHAnsi" w:eastAsiaTheme="minorEastAsia" w:hAnsiTheme="minorHAnsi" w:cstheme="minorHAnsi"/>
        </w:rPr>
        <w:t>inverse scale</w:t>
      </w:r>
      <w:r w:rsidR="00E551DE" w:rsidRPr="008F5C7A">
        <w:rPr>
          <w:rFonts w:asciiTheme="minorHAnsi" w:eastAsiaTheme="minorEastAsia" w:hAnsiTheme="minorHAnsi" w:cstheme="minorHAnsi"/>
        </w:rPr>
        <w:t xml:space="preserve"> parameter </w:t>
      </w:r>
      <m:oMath>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oMath>
      <w:r w:rsidR="00E551DE" w:rsidRPr="008F3316">
        <w:rPr>
          <w:rFonts w:asciiTheme="minorHAnsi" w:eastAsiaTheme="minorEastAsia" w:hAnsiTheme="minorHAnsi" w:cstheme="minorHAnsi"/>
        </w:rPr>
        <w:t xml:space="preserve"> from the</w:t>
      </w:r>
      <w:r w:rsidR="0090292B" w:rsidRPr="008F3316">
        <w:rPr>
          <w:rFonts w:asciiTheme="minorHAnsi" w:eastAsiaTheme="minorEastAsia" w:hAnsiTheme="minorHAnsi" w:cstheme="minorHAnsi"/>
        </w:rPr>
        <w:t xml:space="preserve"> right-censored</w:t>
      </w:r>
      <w:r w:rsidR="00E551DE" w:rsidRPr="008F3316">
        <w:rPr>
          <w:rFonts w:asciiTheme="minorHAnsi" w:eastAsiaTheme="minorEastAsia" w:hAnsiTheme="minorHAnsi" w:cstheme="minorHAnsi"/>
        </w:rPr>
        <w:t xml:space="preserve"> data</w:t>
      </w:r>
      <w:r w:rsidR="00031CB4" w:rsidRPr="008F5C7A">
        <w:rPr>
          <w:rFonts w:asciiTheme="minorHAnsi" w:eastAsiaTheme="minorEastAsia" w:hAnsiTheme="minorHAnsi" w:cstheme="minorHAnsi"/>
        </w:rPr>
        <w:t>.</w:t>
      </w:r>
      <w:r w:rsidRPr="008F5C7A">
        <w:rPr>
          <w:rFonts w:asciiTheme="minorHAnsi" w:eastAsiaTheme="minorEastAsia" w:hAnsiTheme="minorHAnsi" w:cstheme="minorHAnsi"/>
        </w:rPr>
        <w:t xml:space="preserve"> </w:t>
      </w:r>
      <w:r w:rsidR="00E551DE" w:rsidRPr="008F5C7A">
        <w:rPr>
          <w:rFonts w:asciiTheme="minorHAnsi" w:eastAsiaTheme="minorEastAsia" w:hAnsiTheme="minorHAnsi" w:cstheme="minorHAnsi"/>
        </w:rPr>
        <w:t>To estimate the effect of lure</w:t>
      </w:r>
      <w:r w:rsidR="0090292B" w:rsidRPr="00A5783E">
        <w:rPr>
          <w:rFonts w:asciiTheme="minorHAnsi" w:eastAsiaTheme="minorEastAsia" w:hAnsiTheme="minorHAnsi" w:cstheme="minorHAnsi"/>
        </w:rPr>
        <w:t xml:space="preserve"> on this </w:t>
      </w:r>
      <w:r w:rsidR="00BB552B">
        <w:rPr>
          <w:rFonts w:asciiTheme="minorHAnsi" w:eastAsiaTheme="minorEastAsia" w:hAnsiTheme="minorHAnsi" w:cstheme="minorHAnsi"/>
        </w:rPr>
        <w:t>parameter</w:t>
      </w:r>
      <w:r w:rsidR="00BB552B" w:rsidRPr="00A5783E">
        <w:rPr>
          <w:rFonts w:asciiTheme="minorHAnsi" w:eastAsiaTheme="minorEastAsia" w:hAnsiTheme="minorHAnsi" w:cstheme="minorHAnsi"/>
        </w:rPr>
        <w:t xml:space="preserve"> </w:t>
      </w:r>
      <w:r w:rsidR="00E551DE" w:rsidRPr="00A5783E">
        <w:rPr>
          <w:rFonts w:asciiTheme="minorHAnsi" w:eastAsiaTheme="minorEastAsia" w:hAnsiTheme="minorHAnsi" w:cstheme="minorHAnsi"/>
        </w:rPr>
        <w:t xml:space="preserve">we </w:t>
      </w:r>
      <w:r w:rsidR="00BB552B">
        <w:rPr>
          <w:rFonts w:asciiTheme="minorHAnsi" w:eastAsiaTheme="minorEastAsia" w:hAnsiTheme="minorHAnsi" w:cstheme="minorHAnsi"/>
        </w:rPr>
        <w:t>use</w:t>
      </w:r>
      <w:r w:rsidR="00BB552B" w:rsidRPr="00A5783E">
        <w:rPr>
          <w:rFonts w:asciiTheme="minorHAnsi" w:eastAsiaTheme="minorEastAsia" w:hAnsiTheme="minorHAnsi" w:cstheme="minorHAnsi"/>
        </w:rPr>
        <w:t xml:space="preserve"> </w:t>
      </w:r>
      <w:r w:rsidR="00E551DE" w:rsidRPr="00A5783E">
        <w:rPr>
          <w:rFonts w:asciiTheme="minorHAnsi" w:eastAsiaTheme="minorEastAsia" w:hAnsiTheme="minorHAnsi" w:cstheme="minorHAnsi"/>
        </w:rPr>
        <w:t>the log</w:t>
      </w:r>
      <w:r w:rsidR="007072C8" w:rsidRPr="00CC08C6">
        <w:rPr>
          <w:rFonts w:asciiTheme="minorHAnsi" w:eastAsiaTheme="minorEastAsia" w:hAnsiTheme="minorHAnsi" w:cstheme="minorHAnsi"/>
        </w:rPr>
        <w:t>-</w:t>
      </w:r>
      <w:r w:rsidR="00E551DE" w:rsidRPr="00CC08C6">
        <w:rPr>
          <w:rFonts w:asciiTheme="minorHAnsi" w:eastAsiaTheme="minorEastAsia" w:hAnsiTheme="minorHAnsi" w:cstheme="minorHAnsi"/>
        </w:rPr>
        <w:t>link function</w:t>
      </w:r>
    </w:p>
    <w:p w14:paraId="2B79DC1D" w14:textId="78B469C2" w:rsidR="00E551DE" w:rsidRPr="008F3316" w:rsidRDefault="006E4341"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γ</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b</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0302065F" w14:textId="0B4F0DEA" w:rsidR="007072C8" w:rsidRDefault="00B12CDF" w:rsidP="002633CF">
      <w:pPr>
        <w:contextualSpacing/>
        <w:rPr>
          <w:rFonts w:asciiTheme="minorHAnsi" w:eastAsiaTheme="minorEastAsia" w:hAnsiTheme="minorHAnsi" w:cstheme="minorHAnsi"/>
        </w:rPr>
      </w:pPr>
      <w:r w:rsidRPr="008F5C7A">
        <w:rPr>
          <w:rFonts w:asciiTheme="minorHAnsi" w:eastAsiaTheme="minorEastAsia" w:hAnsiTheme="minorHAnsi" w:cstheme="minorHAnsi"/>
        </w:rPr>
        <w:t xml:space="preserve">We use a similar parameterization to the </w:t>
      </w:r>
      <w:r w:rsidR="00BB552B">
        <w:rPr>
          <w:rFonts w:asciiTheme="minorHAnsi" w:eastAsiaTheme="minorEastAsia" w:hAnsiTheme="minorHAnsi" w:cstheme="minorHAnsi"/>
        </w:rPr>
        <w:t>logit-</w:t>
      </w:r>
      <w:r w:rsidR="0073563D" w:rsidRPr="008F5C7A">
        <w:rPr>
          <w:rFonts w:asciiTheme="minorHAnsi" w:eastAsiaTheme="minorEastAsia" w:hAnsiTheme="minorHAnsi" w:cstheme="minorHAnsi"/>
        </w:rPr>
        <w:t>linear predictor of the first observation</w:t>
      </w:r>
      <w:r w:rsidRPr="008F5C7A">
        <w:rPr>
          <w:rFonts w:asciiTheme="minorHAnsi" w:eastAsiaTheme="minorEastAsia" w:hAnsiTheme="minorHAnsi" w:cstheme="minorHAnsi"/>
        </w:rPr>
        <w:t xml:space="preserve"> model, except the coefficients in this model are on the log</w:t>
      </w:r>
      <w:r w:rsidR="007072C8" w:rsidRPr="00A5783E">
        <w:rPr>
          <w:rFonts w:asciiTheme="minorHAnsi" w:eastAsiaTheme="minorEastAsia" w:hAnsiTheme="minorHAnsi" w:cstheme="minorHAnsi"/>
        </w:rPr>
        <w:t xml:space="preserve"> </w:t>
      </w:r>
      <w:r w:rsidRPr="00A5783E">
        <w:rPr>
          <w:rFonts w:asciiTheme="minorHAnsi" w:eastAsiaTheme="minorEastAsia" w:hAnsiTheme="minorHAnsi" w:cstheme="minorHAnsi"/>
        </w:rPr>
        <w:t xml:space="preserve">scale. Further, these coefficients estimate the expected time </w:t>
      </w:r>
      <w:r w:rsidR="00001D7E" w:rsidRPr="00CC08C6">
        <w:rPr>
          <w:rFonts w:asciiTheme="minorHAnsi" w:eastAsiaTheme="minorEastAsia" w:hAnsiTheme="minorHAnsi" w:cstheme="minorHAnsi"/>
        </w:rPr>
        <w:t>between detection events</w:t>
      </w:r>
      <w:r w:rsidRPr="00CC08C6">
        <w:rPr>
          <w:rFonts w:asciiTheme="minorHAnsi" w:eastAsiaTheme="minorEastAsia" w:hAnsiTheme="minorHAnsi" w:cstheme="minorHAnsi"/>
        </w:rPr>
        <w:t xml:space="preserve"> in the presence or absence of a lure, all while controlling for variability between sites not attributed to lure</w:t>
      </w:r>
      <w:r w:rsidR="00001D7E" w:rsidRPr="00CC08C6">
        <w:rPr>
          <w:rFonts w:asciiTheme="minorHAnsi" w:eastAsiaTheme="minorEastAsia" w:hAnsiTheme="minorHAnsi" w:cstheme="minorHAnsi"/>
        </w:rPr>
        <w:t xml:space="preserve"> via the site-level random effect </w:t>
      </w:r>
      <m:oMath>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oMath>
      <w:r w:rsidR="00001D7E" w:rsidRPr="008F3316">
        <w:rPr>
          <w:rFonts w:asciiTheme="minorHAnsi" w:eastAsiaTheme="minorEastAsia" w:hAnsiTheme="minorHAnsi" w:cstheme="minorHAnsi"/>
        </w:rPr>
        <w:t>.</w:t>
      </w:r>
    </w:p>
    <w:p w14:paraId="72D5844D" w14:textId="77777777" w:rsidR="00BB552B" w:rsidRPr="008F3316" w:rsidRDefault="00BB552B" w:rsidP="002633CF">
      <w:pPr>
        <w:contextualSpacing/>
        <w:rPr>
          <w:rFonts w:asciiTheme="minorHAnsi" w:eastAsiaTheme="minorEastAsia" w:hAnsiTheme="minorHAnsi" w:cstheme="minorHAnsi"/>
        </w:rPr>
      </w:pPr>
    </w:p>
    <w:p w14:paraId="0D0C3EE8" w14:textId="2EF0F5F2" w:rsidR="0010445F" w:rsidRPr="008F5C7A" w:rsidRDefault="00690B1F">
      <w:pPr>
        <w:pStyle w:val="Heading3"/>
        <w:contextualSpacing/>
        <w:rPr>
          <w:rFonts w:asciiTheme="minorHAnsi" w:eastAsiaTheme="minorEastAsia" w:hAnsiTheme="minorHAnsi" w:cstheme="minorHAnsi"/>
        </w:rPr>
      </w:pPr>
      <w:r w:rsidRPr="008F5C7A">
        <w:rPr>
          <w:rFonts w:asciiTheme="minorHAnsi" w:eastAsiaTheme="minorEastAsia" w:hAnsiTheme="minorHAnsi" w:cstheme="minorHAnsi"/>
        </w:rPr>
        <w:t>Observation m</w:t>
      </w:r>
      <w:r w:rsidR="00001D7E" w:rsidRPr="008F5C7A">
        <w:rPr>
          <w:rFonts w:asciiTheme="minorHAnsi" w:eastAsiaTheme="minorEastAsia" w:hAnsiTheme="minorHAnsi" w:cstheme="minorHAnsi"/>
        </w:rPr>
        <w:t xml:space="preserve">odel </w:t>
      </w:r>
      <w:r w:rsidR="00693F00" w:rsidRPr="008F5C7A">
        <w:rPr>
          <w:rFonts w:asciiTheme="minorHAnsi" w:eastAsiaTheme="minorEastAsia" w:hAnsiTheme="minorHAnsi" w:cstheme="minorHAnsi"/>
        </w:rPr>
        <w:t>three</w:t>
      </w:r>
      <w:r w:rsidR="00001D7E" w:rsidRPr="008F5C7A">
        <w:rPr>
          <w:rFonts w:asciiTheme="minorHAnsi" w:eastAsiaTheme="minorEastAsia" w:hAnsiTheme="minorHAnsi" w:cstheme="minorHAnsi"/>
        </w:rPr>
        <w:t>: Does lure increase the number of photographs of a species</w:t>
      </w:r>
      <w:r w:rsidR="0065496B" w:rsidRPr="008F5C7A">
        <w:rPr>
          <w:rFonts w:asciiTheme="minorHAnsi" w:eastAsiaTheme="minorEastAsia" w:hAnsiTheme="minorHAnsi" w:cstheme="minorHAnsi"/>
        </w:rPr>
        <w:t>?</w:t>
      </w:r>
    </w:p>
    <w:p w14:paraId="7FBC0D01" w14:textId="77777777" w:rsidR="007072C8" w:rsidRPr="006B0E49" w:rsidRDefault="007072C8" w:rsidP="002633CF">
      <w:pPr>
        <w:rPr>
          <w:rFonts w:asciiTheme="minorHAnsi" w:eastAsiaTheme="minorEastAsia" w:hAnsiTheme="minorHAnsi" w:cstheme="minorHAnsi"/>
        </w:rPr>
      </w:pPr>
    </w:p>
    <w:p w14:paraId="49B819F5" w14:textId="478F2A3D" w:rsidR="00B12CDF" w:rsidRPr="00CC08C6" w:rsidRDefault="00600DD3" w:rsidP="002633CF">
      <w:pPr>
        <w:contextualSpacing/>
        <w:rPr>
          <w:rFonts w:asciiTheme="minorHAnsi" w:eastAsiaTheme="minorEastAsia" w:hAnsiTheme="minorHAnsi" w:cstheme="minorHAnsi"/>
        </w:rPr>
      </w:pPr>
      <w:r w:rsidRPr="008F3316">
        <w:rPr>
          <w:rFonts w:asciiTheme="minorHAnsi" w:hAnsiTheme="minorHAnsi" w:cstheme="minorHAnsi"/>
        </w:rPr>
        <w:t xml:space="preserve">Finally, lure may increase the number of </w:t>
      </w:r>
      <w:r w:rsidR="00D366EF" w:rsidRPr="008F3316">
        <w:rPr>
          <w:rFonts w:asciiTheme="minorHAnsi" w:hAnsiTheme="minorHAnsi" w:cstheme="minorHAnsi"/>
        </w:rPr>
        <w:t>image</w:t>
      </w:r>
      <w:r w:rsidRPr="008F3316">
        <w:rPr>
          <w:rFonts w:asciiTheme="minorHAnsi" w:hAnsiTheme="minorHAnsi" w:cstheme="minorHAnsi"/>
        </w:rPr>
        <w:t>s taken of a species</w:t>
      </w:r>
      <w:r w:rsidR="00FC04B1" w:rsidRPr="008F5C7A">
        <w:rPr>
          <w:rFonts w:asciiTheme="minorHAnsi" w:hAnsiTheme="minorHAnsi" w:cstheme="minorHAnsi"/>
        </w:rPr>
        <w:t xml:space="preserve"> if it increases the amount of time </w:t>
      </w:r>
      <w:r w:rsidR="00BA013E" w:rsidRPr="008F5C7A">
        <w:rPr>
          <w:rFonts w:asciiTheme="minorHAnsi" w:hAnsiTheme="minorHAnsi" w:cstheme="minorHAnsi"/>
        </w:rPr>
        <w:t xml:space="preserve">a species spends </w:t>
      </w:r>
      <w:r w:rsidR="00FC04B1" w:rsidRPr="008F5C7A">
        <w:rPr>
          <w:rFonts w:asciiTheme="minorHAnsi" w:hAnsiTheme="minorHAnsi" w:cstheme="minorHAnsi"/>
        </w:rPr>
        <w:t>in view of a camera</w:t>
      </w:r>
      <w:r w:rsidR="00BB552B">
        <w:rPr>
          <w:rFonts w:asciiTheme="minorHAnsi" w:hAnsiTheme="minorHAnsi" w:cstheme="minorHAnsi"/>
        </w:rPr>
        <w:t xml:space="preserve"> or increases repeat visits within a single day</w:t>
      </w:r>
      <w:r w:rsidRPr="008F5C7A">
        <w:rPr>
          <w:rFonts w:asciiTheme="minorHAnsi" w:hAnsiTheme="minorHAnsi" w:cstheme="minorHAnsi"/>
        </w:rPr>
        <w:t xml:space="preserve">. This may be advantageous if a study species can be identified </w:t>
      </w:r>
      <w:r w:rsidR="00FC04B1" w:rsidRPr="00A5783E">
        <w:rPr>
          <w:rFonts w:asciiTheme="minorHAnsi" w:hAnsiTheme="minorHAnsi" w:cstheme="minorHAnsi"/>
        </w:rPr>
        <w:t>to an individual level by their markings</w:t>
      </w:r>
      <w:r w:rsidRPr="00A5783E">
        <w:rPr>
          <w:rFonts w:asciiTheme="minorHAnsi" w:hAnsiTheme="minorHAnsi" w:cstheme="minorHAnsi"/>
        </w:rPr>
        <w:t xml:space="preserve">, such as a </w:t>
      </w:r>
      <w:r w:rsidR="00FC04B1" w:rsidRPr="00CC08C6">
        <w:rPr>
          <w:rFonts w:asciiTheme="minorHAnsi" w:hAnsiTheme="minorHAnsi" w:cstheme="minorHAnsi"/>
        </w:rPr>
        <w:t>leopard’s</w:t>
      </w:r>
      <w:r w:rsidRPr="00CC08C6">
        <w:rPr>
          <w:rFonts w:asciiTheme="minorHAnsi" w:hAnsiTheme="minorHAnsi" w:cstheme="minorHAnsi"/>
        </w:rPr>
        <w:t xml:space="preserve"> spots</w:t>
      </w:r>
      <w:r w:rsidR="008C7C6B" w:rsidRPr="00CC08C6">
        <w:rPr>
          <w:rFonts w:asciiTheme="minorHAnsi" w:hAnsiTheme="minorHAnsi" w:cstheme="minorHAnsi"/>
        </w:rPr>
        <w:t xml:space="preserve">, which </w:t>
      </w:r>
      <w:r w:rsidR="0032479E" w:rsidRPr="00CC08C6">
        <w:rPr>
          <w:rFonts w:asciiTheme="minorHAnsi" w:hAnsiTheme="minorHAnsi" w:cstheme="minorHAnsi"/>
        </w:rPr>
        <w:t xml:space="preserve">is easier to do </w:t>
      </w:r>
      <w:r w:rsidR="008C7C6B" w:rsidRPr="00CC08C6">
        <w:rPr>
          <w:rFonts w:asciiTheme="minorHAnsi" w:hAnsiTheme="minorHAnsi" w:cstheme="minorHAnsi"/>
        </w:rPr>
        <w:t xml:space="preserve">with </w:t>
      </w:r>
      <w:r w:rsidR="00FC04B1" w:rsidRPr="00CC08C6">
        <w:rPr>
          <w:rFonts w:asciiTheme="minorHAnsi" w:hAnsiTheme="minorHAnsi" w:cstheme="minorHAnsi"/>
        </w:rPr>
        <w:t xml:space="preserve">multiple </w:t>
      </w:r>
      <w:r w:rsidR="008C7C6B" w:rsidRPr="00CC08C6">
        <w:rPr>
          <w:rFonts w:asciiTheme="minorHAnsi" w:hAnsiTheme="minorHAnsi" w:cstheme="minorHAnsi"/>
        </w:rPr>
        <w:t>images</w:t>
      </w:r>
      <w:r w:rsidRPr="00CC08C6">
        <w:rPr>
          <w:rFonts w:asciiTheme="minorHAnsi" w:hAnsiTheme="minorHAnsi" w:cstheme="minorHAnsi"/>
        </w:rPr>
        <w:t xml:space="preserve"> (</w:t>
      </w:r>
      <w:r w:rsidR="007072C8" w:rsidRPr="00CC08C6">
        <w:rPr>
          <w:rFonts w:asciiTheme="minorHAnsi" w:hAnsiTheme="minorHAnsi" w:cstheme="minorHAnsi"/>
        </w:rPr>
        <w:t>Rocha et al. 2016</w:t>
      </w:r>
      <w:r w:rsidRPr="00CC08C6">
        <w:rPr>
          <w:rFonts w:asciiTheme="minorHAnsi" w:hAnsiTheme="minorHAnsi" w:cstheme="minorHAnsi"/>
        </w:rPr>
        <w:t xml:space="preserve">). </w:t>
      </w:r>
      <w:r w:rsidR="00FC04B1" w:rsidRPr="00CC08C6">
        <w:rPr>
          <w:rFonts w:asciiTheme="minorHAnsi" w:hAnsiTheme="minorHAnsi" w:cstheme="minorHAnsi"/>
        </w:rPr>
        <w:t xml:space="preserve">Here, let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s,k,c</m:t>
            </m:r>
          </m:sub>
        </m:sSub>
      </m:oMath>
      <w:r w:rsidR="00FC04B1" w:rsidRPr="008F3316">
        <w:rPr>
          <w:rFonts w:asciiTheme="minorHAnsi" w:eastAsiaTheme="minorEastAsia" w:hAnsiTheme="minorHAnsi" w:cstheme="minorHAnsi"/>
        </w:rPr>
        <w:t xml:space="preserve"> be the number of images collected of a species as site </w:t>
      </w:r>
      <w:r w:rsidR="00FC04B1" w:rsidRPr="008F5C7A">
        <w:rPr>
          <w:rFonts w:asciiTheme="minorHAnsi" w:eastAsiaTheme="minorEastAsia" w:hAnsiTheme="minorHAnsi" w:cstheme="minorHAnsi"/>
          <w:i/>
        </w:rPr>
        <w:t>s</w:t>
      </w:r>
      <w:r w:rsidR="00FC04B1" w:rsidRPr="008F5C7A">
        <w:rPr>
          <w:rFonts w:asciiTheme="minorHAnsi" w:eastAsiaTheme="minorEastAsia" w:hAnsiTheme="minorHAnsi" w:cstheme="minorHAnsi"/>
        </w:rPr>
        <w:t xml:space="preserve">, week </w:t>
      </w:r>
      <w:r w:rsidR="00FC04B1" w:rsidRPr="008F5C7A">
        <w:rPr>
          <w:rFonts w:asciiTheme="minorHAnsi" w:eastAsiaTheme="minorEastAsia" w:hAnsiTheme="minorHAnsi" w:cstheme="minorHAnsi"/>
          <w:i/>
        </w:rPr>
        <w:t>k</w:t>
      </w:r>
      <w:r w:rsidR="00FC04B1" w:rsidRPr="008F5C7A">
        <w:rPr>
          <w:rFonts w:asciiTheme="minorHAnsi" w:eastAsiaTheme="minorEastAsia" w:hAnsiTheme="minorHAnsi" w:cstheme="minorHAnsi"/>
        </w:rPr>
        <w:t xml:space="preserve">, and camera </w:t>
      </w:r>
      <w:r w:rsidR="00FC04B1" w:rsidRPr="008F5C7A">
        <w:rPr>
          <w:rFonts w:asciiTheme="minorHAnsi" w:eastAsiaTheme="minorEastAsia" w:hAnsiTheme="minorHAnsi" w:cstheme="minorHAnsi"/>
          <w:i/>
        </w:rPr>
        <w:t>c</w:t>
      </w:r>
      <w:r w:rsidR="00FC04B1" w:rsidRPr="008F5C7A">
        <w:rPr>
          <w:rFonts w:asciiTheme="minorHAnsi" w:eastAsiaTheme="minorEastAsia" w:hAnsiTheme="minorHAnsi" w:cstheme="minorHAnsi"/>
        </w:rPr>
        <w:t xml:space="preserve">. We </w:t>
      </w:r>
      <w:r w:rsidR="007072C8" w:rsidRPr="008F5C7A">
        <w:rPr>
          <w:rFonts w:asciiTheme="minorHAnsi" w:eastAsiaTheme="minorEastAsia" w:hAnsiTheme="minorHAnsi" w:cstheme="minorHAnsi"/>
        </w:rPr>
        <w:t>can</w:t>
      </w:r>
      <w:r w:rsidR="00FC04B1" w:rsidRPr="008F5C7A">
        <w:rPr>
          <w:rFonts w:asciiTheme="minorHAnsi" w:eastAsiaTheme="minorEastAsia" w:hAnsiTheme="minorHAnsi" w:cstheme="minorHAnsi"/>
        </w:rPr>
        <w:t xml:space="preserve"> model the number of images collected as </w:t>
      </w:r>
      <w:r w:rsidR="0032479E" w:rsidRPr="00A5783E">
        <w:rPr>
          <w:rFonts w:asciiTheme="minorHAnsi" w:eastAsiaTheme="minorEastAsia" w:hAnsiTheme="minorHAnsi" w:cstheme="minorHAnsi"/>
        </w:rPr>
        <w:t>the following</w:t>
      </w:r>
      <w:r w:rsidR="00FC04B1" w:rsidRPr="00A5783E">
        <w:rPr>
          <w:rFonts w:asciiTheme="minorHAnsi" w:eastAsiaTheme="minorEastAsia" w:hAnsiTheme="minorHAnsi" w:cstheme="minorHAnsi"/>
        </w:rPr>
        <w:t xml:space="preserve"> Poisson process</w:t>
      </w:r>
    </w:p>
    <w:p w14:paraId="313F1CBB" w14:textId="5796F86D" w:rsidR="00FC04B1" w:rsidRPr="008F3316" w:rsidRDefault="006E4341" w:rsidP="002633CF">
      <w:pPr>
        <w:contextualSpacing/>
        <w:rPr>
          <w:rFonts w:asciiTheme="minorHAnsi" w:eastAsiaTheme="minorEastAsia" w:hAnsiTheme="minorHAnsi" w:cstheme="minorHAnsi"/>
        </w:rPr>
      </w:pPr>
      <m:oMathPara>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s,k,c</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 xml:space="preserve"> ~ </m:t>
          </m:r>
          <m:r>
            <m:rPr>
              <m:sty m:val="p"/>
            </m:rPr>
            <w:rPr>
              <w:rFonts w:ascii="Cambria Math" w:hAnsi="Cambria Math" w:cstheme="minorHAnsi"/>
            </w:rPr>
            <m:t>Poisson(</m:t>
          </m:r>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r>
            <m:rPr>
              <m:sty m:val="p"/>
            </m:rPr>
            <w:rPr>
              <w:rFonts w:ascii="Cambria Math" w:hAnsi="Cambria Math" w:cstheme="minorHAnsi"/>
            </w:rPr>
            <m:t>×</m:t>
          </m:r>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r>
            <m:rPr>
              <m:sty m:val="p"/>
            </m:rPr>
            <w:rPr>
              <w:rFonts w:ascii="Cambria Math" w:hAnsi="Cambria Math" w:cstheme="minorHAnsi"/>
            </w:rPr>
            <m:t>)</m:t>
          </m:r>
        </m:oMath>
      </m:oMathPara>
    </w:p>
    <w:p w14:paraId="094EDCB7" w14:textId="46510B7D" w:rsidR="000D1A14" w:rsidRPr="00A5783E" w:rsidRDefault="000D1A14" w:rsidP="002633CF">
      <w:pPr>
        <w:contextualSpacing/>
        <w:rPr>
          <w:rFonts w:asciiTheme="minorHAnsi" w:eastAsiaTheme="minorEastAsia" w:hAnsiTheme="minorHAnsi" w:cstheme="minorHAnsi"/>
        </w:rPr>
      </w:pPr>
      <w:r w:rsidRPr="008F3316">
        <w:rPr>
          <w:rFonts w:asciiTheme="minorHAnsi" w:hAnsiTheme="minorHAnsi" w:cstheme="minorHAnsi"/>
        </w:rPr>
        <w:t xml:space="preserve">where </w:t>
      </w:r>
      <m:oMath>
        <m:sSub>
          <m:sSubPr>
            <m:ctrlPr>
              <w:rPr>
                <w:rFonts w:ascii="Cambria Math" w:hAnsi="Cambria Math" w:cstheme="minorHAnsi"/>
              </w:rPr>
            </m:ctrlPr>
          </m:sSubPr>
          <m:e>
            <m:r>
              <w:rPr>
                <w:rFonts w:ascii="Cambria Math" w:hAnsi="Cambria Math" w:cstheme="minorHAnsi"/>
              </w:rPr>
              <m:t>z</m:t>
            </m:r>
          </m:e>
          <m:sub>
            <m:r>
              <w:rPr>
                <w:rFonts w:ascii="Cambria Math" w:hAnsi="Cambria Math" w:cstheme="minorHAnsi"/>
              </w:rPr>
              <m:t>s</m:t>
            </m:r>
          </m:sub>
        </m:sSub>
      </m:oMath>
      <w:r w:rsidRPr="008F3316">
        <w:rPr>
          <w:rFonts w:asciiTheme="minorHAnsi" w:eastAsiaTheme="minorEastAsia" w:hAnsiTheme="minorHAnsi" w:cstheme="minorHAnsi"/>
        </w:rPr>
        <w:t xml:space="preserve"> and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oMath>
      <w:r w:rsidRPr="008F3316">
        <w:rPr>
          <w:rFonts w:asciiTheme="minorHAnsi" w:eastAsiaTheme="minorEastAsia" w:hAnsiTheme="minorHAnsi" w:cstheme="minorHAnsi"/>
        </w:rPr>
        <w:t xml:space="preserve"> are the same as before while </w:t>
      </w:r>
      <m:oMath>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oMath>
      <w:r w:rsidRPr="008F3316">
        <w:rPr>
          <w:rFonts w:asciiTheme="minorHAnsi" w:eastAsiaTheme="minorEastAsia" w:hAnsiTheme="minorHAnsi" w:cstheme="minorHAnsi"/>
        </w:rPr>
        <w:t xml:space="preserve"> is a rate parameter which estimates the average number of photos expected per day given a species</w:t>
      </w:r>
      <w:r w:rsidR="00D366EF" w:rsidRPr="008F5C7A">
        <w:rPr>
          <w:rFonts w:asciiTheme="minorHAnsi" w:eastAsiaTheme="minorEastAsia" w:hAnsiTheme="minorHAnsi" w:cstheme="minorHAnsi"/>
        </w:rPr>
        <w:t>’</w:t>
      </w:r>
      <w:r w:rsidRPr="008F5C7A">
        <w:rPr>
          <w:rFonts w:asciiTheme="minorHAnsi" w:eastAsiaTheme="minorEastAsia" w:hAnsiTheme="minorHAnsi" w:cstheme="minorHAnsi"/>
        </w:rPr>
        <w:t xml:space="preserve"> presence.</w:t>
      </w:r>
      <w:r w:rsidR="007072C8" w:rsidRPr="008F5C7A">
        <w:rPr>
          <w:rFonts w:asciiTheme="minorHAnsi" w:eastAsiaTheme="minorEastAsia" w:hAnsiTheme="minorHAnsi" w:cstheme="minorHAnsi"/>
        </w:rPr>
        <w:t xml:space="preserve"> Like</w:t>
      </w:r>
      <w:r w:rsidRPr="008F5C7A">
        <w:rPr>
          <w:rFonts w:asciiTheme="minorHAnsi" w:eastAsiaTheme="minorEastAsia" w:hAnsiTheme="minorHAnsi" w:cstheme="minorHAnsi"/>
        </w:rPr>
        <w:t xml:space="preserve"> model </w:t>
      </w:r>
      <w:r w:rsidR="00BB552B">
        <w:rPr>
          <w:rFonts w:asciiTheme="minorHAnsi" w:eastAsiaTheme="minorEastAsia" w:hAnsiTheme="minorHAnsi" w:cstheme="minorHAnsi"/>
        </w:rPr>
        <w:t>two</w:t>
      </w:r>
      <w:r w:rsidRPr="008F5C7A">
        <w:rPr>
          <w:rFonts w:asciiTheme="minorHAnsi" w:eastAsiaTheme="minorEastAsia" w:hAnsiTheme="minorHAnsi" w:cstheme="minorHAnsi"/>
        </w:rPr>
        <w:t xml:space="preserve">, </w:t>
      </w:r>
      <m:oMath>
        <m:sSub>
          <m:sSubPr>
            <m:ctrlPr>
              <w:rPr>
                <w:rFonts w:ascii="Cambria Math" w:hAnsi="Cambria Math" w:cstheme="minorHAnsi"/>
                <w:i/>
              </w:rPr>
            </m:ctrlPr>
          </m:sSubPr>
          <m:e>
            <m:r>
              <w:rPr>
                <w:rFonts w:ascii="Cambria Math" w:hAnsi="Cambria Math" w:cstheme="minorHAnsi"/>
              </w:rPr>
              <m:t>Tmax</m:t>
            </m:r>
          </m:e>
          <m:sub>
            <m:r>
              <w:rPr>
                <w:rFonts w:ascii="Cambria Math" w:hAnsi="Cambria Math" w:cstheme="minorHAnsi"/>
              </w:rPr>
              <m:t>s,k,c</m:t>
            </m:r>
          </m:sub>
        </m:sSub>
      </m:oMath>
      <w:r w:rsidRPr="008F3316">
        <w:rPr>
          <w:rFonts w:asciiTheme="minorHAnsi" w:eastAsiaTheme="minorEastAsia" w:hAnsiTheme="minorHAnsi" w:cstheme="minorHAnsi"/>
        </w:rPr>
        <w:t xml:space="preserve"> is used to control for the observational treatment window length</w:t>
      </w:r>
      <w:r w:rsidR="007072C8" w:rsidRPr="008F3316">
        <w:rPr>
          <w:rFonts w:asciiTheme="minorHAnsi" w:eastAsiaTheme="minorEastAsia" w:hAnsiTheme="minorHAnsi" w:cstheme="minorHAnsi"/>
        </w:rPr>
        <w:t>, but functions as an offset term within this m</w:t>
      </w:r>
      <w:r w:rsidR="007072C8" w:rsidRPr="008F5C7A">
        <w:rPr>
          <w:rFonts w:asciiTheme="minorHAnsi" w:eastAsiaTheme="minorEastAsia" w:hAnsiTheme="minorHAnsi" w:cstheme="minorHAnsi"/>
        </w:rPr>
        <w:t>odel</w:t>
      </w:r>
      <w:r w:rsidRPr="008F5C7A">
        <w:rPr>
          <w:rFonts w:asciiTheme="minorHAnsi" w:eastAsiaTheme="minorEastAsia" w:hAnsiTheme="minorHAnsi" w:cstheme="minorHAnsi"/>
        </w:rPr>
        <w:t>. To incorporate the effect of lure we use the log</w:t>
      </w:r>
      <w:r w:rsidR="007072C8" w:rsidRPr="008F5C7A">
        <w:rPr>
          <w:rFonts w:asciiTheme="minorHAnsi" w:eastAsiaTheme="minorEastAsia" w:hAnsiTheme="minorHAnsi" w:cstheme="minorHAnsi"/>
        </w:rPr>
        <w:t>-</w:t>
      </w:r>
      <w:r w:rsidRPr="008F5C7A">
        <w:rPr>
          <w:rFonts w:asciiTheme="minorHAnsi" w:eastAsiaTheme="minorEastAsia" w:hAnsiTheme="minorHAnsi" w:cstheme="minorHAnsi"/>
        </w:rPr>
        <w:t>link</w:t>
      </w:r>
      <w:r w:rsidR="008B2278" w:rsidRPr="008F5C7A">
        <w:rPr>
          <w:rFonts w:asciiTheme="minorHAnsi" w:eastAsiaTheme="minorEastAsia" w:hAnsiTheme="minorHAnsi" w:cstheme="minorHAnsi"/>
        </w:rPr>
        <w:t xml:space="preserve">, as we did with model </w:t>
      </w:r>
      <w:r w:rsidR="00BB552B">
        <w:rPr>
          <w:rFonts w:asciiTheme="minorHAnsi" w:eastAsiaTheme="minorEastAsia" w:hAnsiTheme="minorHAnsi" w:cstheme="minorHAnsi"/>
        </w:rPr>
        <w:t>two</w:t>
      </w:r>
      <w:r w:rsidRPr="00A5783E">
        <w:rPr>
          <w:rFonts w:asciiTheme="minorHAnsi" w:eastAsiaTheme="minorEastAsia" w:hAnsiTheme="minorHAnsi" w:cstheme="minorHAnsi"/>
        </w:rPr>
        <w:t>:</w:t>
      </w:r>
    </w:p>
    <w:p w14:paraId="55C89E3A" w14:textId="7EF72BA7" w:rsidR="000D1A14" w:rsidRPr="00BB552B" w:rsidRDefault="006E4341" w:rsidP="002633CF">
      <w:pPr>
        <w:contextualSpacing/>
        <w:rPr>
          <w:rFonts w:asciiTheme="minorHAnsi" w:eastAsiaTheme="minorEastAsia" w:hAnsiTheme="minorHAnsi" w:cstheme="minorHAnsi"/>
        </w:rPr>
      </w:pPr>
      <m:oMathPara>
        <m:oMath>
          <m:func>
            <m:funcPr>
              <m:ctrlPr>
                <w:rPr>
                  <w:rFonts w:ascii="Cambria Math" w:hAnsi="Cambria Math" w:cstheme="minorHAnsi"/>
                </w:rPr>
              </m:ctrlPr>
            </m:funcPr>
            <m:fName>
              <m:r>
                <m:rPr>
                  <m:sty m:val="p"/>
                </m:rPr>
                <w:rPr>
                  <w:rFonts w:ascii="Cambria Math" w:hAnsi="Cambria Math" w:cstheme="minorHAnsi"/>
                </w:rPr>
                <m:t>log</m:t>
              </m:r>
            </m:fName>
            <m:e>
              <m:d>
                <m:dPr>
                  <m:ctrlPr>
                    <w:rPr>
                      <w:rFonts w:ascii="Cambria Math" w:hAnsi="Cambria Math" w:cstheme="minorHAnsi"/>
                    </w:rPr>
                  </m:ctrlPr>
                </m:dPr>
                <m:e>
                  <m:sSub>
                    <m:sSubPr>
                      <m:ctrlPr>
                        <w:rPr>
                          <w:rFonts w:ascii="Cambria Math" w:hAnsi="Cambria Math" w:cstheme="minorHAnsi"/>
                        </w:rPr>
                      </m:ctrlPr>
                    </m:sSubPr>
                    <m:e>
                      <m:r>
                        <w:rPr>
                          <w:rFonts w:ascii="Cambria Math" w:hAnsi="Cambria Math" w:cstheme="minorHAnsi"/>
                        </w:rPr>
                        <m:t>λ</m:t>
                      </m:r>
                    </m:e>
                    <m:sub>
                      <m:r>
                        <w:rPr>
                          <w:rFonts w:ascii="Cambria Math" w:hAnsi="Cambria Math" w:cstheme="minorHAnsi"/>
                        </w:rPr>
                        <m:t>s,k,c</m:t>
                      </m:r>
                    </m:sub>
                  </m:sSub>
                </m:e>
              </m:d>
            </m:e>
          </m:func>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lure</m:t>
              </m:r>
            </m:sub>
          </m:sSub>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s,k,c</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s</m:t>
              </m:r>
            </m:sub>
          </m:sSub>
          <m:r>
            <w:rPr>
              <w:rFonts w:ascii="Cambria Math" w:hAnsi="Cambria Math" w:cstheme="minorHAnsi"/>
            </w:rPr>
            <m:t>.</m:t>
          </m:r>
        </m:oMath>
      </m:oMathPara>
    </w:p>
    <w:p w14:paraId="6B529323" w14:textId="77777777" w:rsidR="00BB552B" w:rsidRPr="008F3316" w:rsidRDefault="00BB552B" w:rsidP="002633CF">
      <w:pPr>
        <w:contextualSpacing/>
        <w:rPr>
          <w:rFonts w:asciiTheme="minorHAnsi" w:eastAsiaTheme="minorEastAsia" w:hAnsiTheme="minorHAnsi" w:cstheme="minorHAnsi"/>
        </w:rPr>
      </w:pPr>
    </w:p>
    <w:p w14:paraId="76960287" w14:textId="6AE0C2A7" w:rsidR="000D1A14" w:rsidRPr="008F5C7A" w:rsidRDefault="00C74936" w:rsidP="002633CF">
      <w:pPr>
        <w:pStyle w:val="Heading3"/>
        <w:contextualSpacing/>
        <w:rPr>
          <w:rFonts w:asciiTheme="minorHAnsi" w:hAnsiTheme="minorHAnsi" w:cstheme="minorHAnsi"/>
        </w:rPr>
      </w:pPr>
      <w:r w:rsidRPr="008F5C7A">
        <w:rPr>
          <w:rFonts w:asciiTheme="minorHAnsi" w:hAnsiTheme="minorHAnsi" w:cstheme="minorHAnsi"/>
        </w:rPr>
        <w:t xml:space="preserve">Specification of priors and model </w:t>
      </w:r>
      <w:r w:rsidR="0010445F" w:rsidRPr="008F5C7A">
        <w:rPr>
          <w:rFonts w:asciiTheme="minorHAnsi" w:hAnsiTheme="minorHAnsi" w:cstheme="minorHAnsi"/>
        </w:rPr>
        <w:t>fitting</w:t>
      </w:r>
    </w:p>
    <w:p w14:paraId="138E54F8" w14:textId="77777777" w:rsidR="0010445F" w:rsidRPr="00A5783E" w:rsidRDefault="0010445F" w:rsidP="002633CF">
      <w:pPr>
        <w:contextualSpacing/>
        <w:rPr>
          <w:rFonts w:asciiTheme="minorHAnsi" w:hAnsiTheme="minorHAnsi" w:cstheme="minorHAnsi"/>
        </w:rPr>
      </w:pPr>
    </w:p>
    <w:p w14:paraId="74261A00" w14:textId="50C223A7" w:rsidR="00C74936" w:rsidRPr="00BB552B" w:rsidRDefault="00B071C7">
      <w:pPr>
        <w:contextualSpacing/>
        <w:rPr>
          <w:rFonts w:asciiTheme="minorHAnsi" w:hAnsiTheme="minorHAnsi" w:cstheme="minorHAnsi"/>
        </w:rPr>
      </w:pPr>
      <w:r w:rsidRPr="00CC08C6">
        <w:rPr>
          <w:rFonts w:asciiTheme="minorHAnsi" w:hAnsiTheme="minorHAnsi" w:cstheme="minorHAnsi"/>
        </w:rPr>
        <w:t xml:space="preserve">We took a Bayesian approach to </w:t>
      </w:r>
      <w:r w:rsidR="00BB552B">
        <w:rPr>
          <w:rFonts w:asciiTheme="minorHAnsi" w:hAnsiTheme="minorHAnsi" w:cstheme="minorHAnsi"/>
        </w:rPr>
        <w:t>parameterize</w:t>
      </w:r>
      <w:r w:rsidRPr="00CC08C6">
        <w:rPr>
          <w:rFonts w:asciiTheme="minorHAnsi" w:hAnsiTheme="minorHAnsi" w:cstheme="minorHAnsi"/>
        </w:rPr>
        <w:t xml:space="preserve"> our models. </w:t>
      </w:r>
      <w:r w:rsidR="00C74936" w:rsidRPr="00CC08C6">
        <w:rPr>
          <w:rFonts w:asciiTheme="minorHAnsi" w:hAnsiTheme="minorHAnsi" w:cstheme="minorHAnsi"/>
        </w:rPr>
        <w:t xml:space="preserve">For all models, we </w:t>
      </w:r>
      <w:r w:rsidR="008B2278" w:rsidRPr="00CC08C6">
        <w:rPr>
          <w:rFonts w:asciiTheme="minorHAnsi" w:hAnsiTheme="minorHAnsi" w:cstheme="minorHAnsi"/>
        </w:rPr>
        <w:t xml:space="preserve">used </w:t>
      </w:r>
      <w:r w:rsidR="00C74936" w:rsidRPr="00CC08C6">
        <w:rPr>
          <w:rFonts w:asciiTheme="minorHAnsi" w:hAnsiTheme="minorHAnsi" w:cstheme="minorHAnsi"/>
        </w:rPr>
        <w:t xml:space="preserve">an uninformative </w:t>
      </w:r>
      <w:proofErr w:type="gramStart"/>
      <w:r w:rsidR="00C74936" w:rsidRPr="00CC08C6">
        <w:rPr>
          <w:rFonts w:asciiTheme="minorHAnsi" w:hAnsiTheme="minorHAnsi" w:cstheme="minorHAnsi"/>
        </w:rPr>
        <w:t>Beta(</w:t>
      </w:r>
      <w:proofErr w:type="gramEnd"/>
      <w:r w:rsidR="00C74936" w:rsidRPr="00CC08C6">
        <w:rPr>
          <w:rFonts w:asciiTheme="minorHAnsi" w:hAnsiTheme="minorHAnsi" w:cstheme="minorHAnsi"/>
        </w:rPr>
        <w:t>1,1) prior</w:t>
      </w:r>
      <w:r w:rsidR="008B2278" w:rsidRPr="00CC08C6">
        <w:rPr>
          <w:rFonts w:asciiTheme="minorHAnsi" w:hAnsiTheme="minorHAnsi" w:cstheme="minorHAnsi"/>
        </w:rPr>
        <w:t xml:space="preserve"> for the probability of occupancy, </w:t>
      </w:r>
      <w:r w:rsidR="008B2278" w:rsidRPr="00CC08C6">
        <w:rPr>
          <w:rFonts w:asciiTheme="minorHAnsi" w:hAnsiTheme="minorHAnsi" w:cstheme="minorHAnsi"/>
          <w:i/>
        </w:rPr>
        <w:t>ψ</w:t>
      </w:r>
      <w:r w:rsidR="00C74936" w:rsidRPr="00CC08C6">
        <w:rPr>
          <w:rFonts w:asciiTheme="minorHAnsi" w:hAnsiTheme="minorHAnsi" w:cstheme="minorHAnsi"/>
        </w:rPr>
        <w:t>. For the observational process</w:t>
      </w:r>
      <w:r w:rsidR="008B2278" w:rsidRPr="00CC08C6">
        <w:rPr>
          <w:rFonts w:asciiTheme="minorHAnsi" w:hAnsiTheme="minorHAnsi" w:cstheme="minorHAnsi"/>
        </w:rPr>
        <w:t xml:space="preserve"> of each model</w:t>
      </w:r>
      <w:r w:rsidR="00C74936" w:rsidRPr="00CC08C6">
        <w:rPr>
          <w:rFonts w:asciiTheme="minorHAnsi" w:hAnsiTheme="minorHAnsi" w:cstheme="minorHAnsi"/>
        </w:rPr>
        <w:t xml:space="preserve">, the choice of priors depended </w:t>
      </w:r>
      <w:r w:rsidR="00660007" w:rsidRPr="00CC08C6">
        <w:rPr>
          <w:rFonts w:asciiTheme="minorHAnsi" w:hAnsiTheme="minorHAnsi" w:cstheme="minorHAnsi"/>
        </w:rPr>
        <w:t>on</w:t>
      </w:r>
      <w:r w:rsidR="00C74936" w:rsidRPr="00CC08C6">
        <w:rPr>
          <w:rFonts w:asciiTheme="minorHAnsi" w:hAnsiTheme="minorHAnsi" w:cstheme="minorHAnsi"/>
        </w:rPr>
        <w:t xml:space="preserve"> the link function. For model </w:t>
      </w:r>
      <w:r w:rsidR="00693F00" w:rsidRPr="00CC08C6">
        <w:rPr>
          <w:rFonts w:asciiTheme="minorHAnsi" w:hAnsiTheme="minorHAnsi" w:cstheme="minorHAnsi"/>
        </w:rPr>
        <w:t>one</w:t>
      </w:r>
      <w:r w:rsidR="00C74936" w:rsidRPr="00CC08C6">
        <w:rPr>
          <w:rFonts w:asciiTheme="minorHAnsi" w:hAnsiTheme="minorHAnsi" w:cstheme="minorHAnsi"/>
        </w:rPr>
        <w:t>, which uses the logit-link</w:t>
      </w:r>
      <w:r w:rsidR="0010445F" w:rsidRPr="00CC08C6">
        <w:rPr>
          <w:rFonts w:asciiTheme="minorHAnsi" w:hAnsiTheme="minorHAnsi" w:cstheme="minorHAnsi"/>
        </w:rPr>
        <w:t>,</w:t>
      </w:r>
      <w:r w:rsidR="00C74936" w:rsidRPr="00CC08C6">
        <w:rPr>
          <w:rFonts w:asciiTheme="minorHAnsi" w:hAnsiTheme="minorHAnsi" w:cstheme="minorHAnsi"/>
        </w:rPr>
        <w:t xml:space="preserve"> we foll</w:t>
      </w:r>
      <w:r w:rsidR="00C74936" w:rsidRPr="00D706F9">
        <w:rPr>
          <w:rFonts w:asciiTheme="minorHAnsi" w:hAnsiTheme="minorHAnsi" w:cstheme="minorHAnsi"/>
        </w:rPr>
        <w:t>owed the suggestions of Gelman et al (</w:t>
      </w:r>
      <w:r w:rsidR="0065496B" w:rsidRPr="00D706F9">
        <w:rPr>
          <w:rFonts w:asciiTheme="minorHAnsi" w:hAnsiTheme="minorHAnsi" w:cstheme="minorHAnsi"/>
        </w:rPr>
        <w:t>2008</w:t>
      </w:r>
      <w:r w:rsidR="00C74936" w:rsidRPr="00D706F9">
        <w:rPr>
          <w:rFonts w:asciiTheme="minorHAnsi" w:hAnsiTheme="minorHAnsi" w:cstheme="minorHAnsi"/>
        </w:rPr>
        <w:t xml:space="preserve">) and gave the </w:t>
      </w:r>
      <w:r w:rsidR="0065496B" w:rsidRPr="00BB552B">
        <w:rPr>
          <w:rFonts w:asciiTheme="minorHAnsi" w:hAnsiTheme="minorHAnsi" w:cstheme="minorHAnsi"/>
        </w:rPr>
        <w:t xml:space="preserve">intercept, </w:t>
      </w:r>
      <w:r w:rsidR="0065496B" w:rsidRPr="00BB552B">
        <w:rPr>
          <w:rFonts w:asciiTheme="minorHAnsi" w:hAnsiTheme="minorHAnsi" w:cstheme="minorHAnsi"/>
          <w:i/>
        </w:rPr>
        <w:t>a</w:t>
      </w:r>
      <w:r w:rsidR="0065496B" w:rsidRPr="00BB552B">
        <w:rPr>
          <w:rFonts w:asciiTheme="minorHAnsi" w:hAnsiTheme="minorHAnsi" w:cstheme="minorHAnsi"/>
          <w:i/>
          <w:vertAlign w:val="subscript"/>
        </w:rPr>
        <w:t>0</w:t>
      </w:r>
      <w:r w:rsidR="0010445F" w:rsidRPr="00BB552B">
        <w:rPr>
          <w:rFonts w:asciiTheme="minorHAnsi" w:hAnsiTheme="minorHAnsi" w:cstheme="minorHAnsi"/>
        </w:rPr>
        <w:t>,</w:t>
      </w:r>
      <w:r w:rsidR="0065496B" w:rsidRPr="00BB552B">
        <w:rPr>
          <w:rFonts w:asciiTheme="minorHAnsi" w:hAnsiTheme="minorHAnsi" w:cstheme="minorHAnsi"/>
        </w:rPr>
        <w:t xml:space="preserve"> a </w:t>
      </w:r>
      <w:proofErr w:type="gramStart"/>
      <w:r w:rsidR="0065496B" w:rsidRPr="00BB552B">
        <w:rPr>
          <w:rFonts w:asciiTheme="minorHAnsi" w:hAnsiTheme="minorHAnsi" w:cstheme="minorHAnsi"/>
        </w:rPr>
        <w:t>Cauchy(</w:t>
      </w:r>
      <w:proofErr w:type="gramEnd"/>
      <w:r w:rsidR="0065496B" w:rsidRPr="00BB552B">
        <w:rPr>
          <w:rFonts w:asciiTheme="minorHAnsi" w:hAnsiTheme="minorHAnsi" w:cstheme="minorHAnsi"/>
        </w:rPr>
        <w:t>0, 10) prior while the lure effect parameter (</w:t>
      </w:r>
      <w:r w:rsidR="0065496B" w:rsidRPr="00BB552B">
        <w:rPr>
          <w:rFonts w:asciiTheme="minorHAnsi" w:hAnsiTheme="minorHAnsi" w:cstheme="minorHAnsi"/>
          <w:i/>
        </w:rPr>
        <w:t>a</w:t>
      </w:r>
      <w:r w:rsidR="0065496B" w:rsidRPr="00BB552B">
        <w:rPr>
          <w:rFonts w:asciiTheme="minorHAnsi" w:hAnsiTheme="minorHAnsi" w:cstheme="minorHAnsi"/>
          <w:i/>
          <w:vertAlign w:val="subscript"/>
        </w:rPr>
        <w:t>1</w:t>
      </w:r>
      <w:r w:rsidR="0065496B" w:rsidRPr="00BB552B">
        <w:rPr>
          <w:rFonts w:asciiTheme="minorHAnsi" w:hAnsiTheme="minorHAnsi" w:cstheme="minorHAnsi"/>
        </w:rPr>
        <w:t xml:space="preserve">) received a Cauchy(0, 2.5) prior. For models </w:t>
      </w:r>
      <w:r w:rsidR="00693F00" w:rsidRPr="00BB552B">
        <w:rPr>
          <w:rFonts w:asciiTheme="minorHAnsi" w:hAnsiTheme="minorHAnsi" w:cstheme="minorHAnsi"/>
        </w:rPr>
        <w:t>two</w:t>
      </w:r>
      <w:r w:rsidR="0065496B" w:rsidRPr="00BB552B">
        <w:rPr>
          <w:rFonts w:asciiTheme="minorHAnsi" w:hAnsiTheme="minorHAnsi" w:cstheme="minorHAnsi"/>
        </w:rPr>
        <w:t xml:space="preserve"> and </w:t>
      </w:r>
      <w:r w:rsidR="00693F00" w:rsidRPr="00BB552B">
        <w:rPr>
          <w:rFonts w:asciiTheme="minorHAnsi" w:hAnsiTheme="minorHAnsi" w:cstheme="minorHAnsi"/>
        </w:rPr>
        <w:t>three</w:t>
      </w:r>
      <w:r w:rsidR="0065496B" w:rsidRPr="00BB552B">
        <w:rPr>
          <w:rFonts w:asciiTheme="minorHAnsi" w:hAnsiTheme="minorHAnsi" w:cstheme="minorHAnsi"/>
        </w:rPr>
        <w:t>, the</w:t>
      </w:r>
      <w:r w:rsidR="00660007" w:rsidRPr="00BB552B">
        <w:rPr>
          <w:rFonts w:asciiTheme="minorHAnsi" w:hAnsiTheme="minorHAnsi" w:cstheme="minorHAnsi"/>
        </w:rPr>
        <w:t xml:space="preserve"> log-link</w:t>
      </w:r>
      <w:r w:rsidR="0065496B" w:rsidRPr="00BB552B">
        <w:rPr>
          <w:rFonts w:asciiTheme="minorHAnsi" w:hAnsiTheme="minorHAnsi" w:cstheme="minorHAnsi"/>
        </w:rPr>
        <w:t xml:space="preserve"> intercept and lure effect parameters received </w:t>
      </w:r>
      <w:r w:rsidR="00660007" w:rsidRPr="00BB552B">
        <w:rPr>
          <w:rFonts w:asciiTheme="minorHAnsi" w:hAnsiTheme="minorHAnsi" w:cstheme="minorHAnsi"/>
        </w:rPr>
        <w:t xml:space="preserve">uninformative </w:t>
      </w:r>
      <w:proofErr w:type="gramStart"/>
      <w:r w:rsidR="0065496B" w:rsidRPr="00BB552B">
        <w:rPr>
          <w:rFonts w:asciiTheme="minorHAnsi" w:hAnsiTheme="minorHAnsi" w:cstheme="minorHAnsi"/>
        </w:rPr>
        <w:t>Normal(</w:t>
      </w:r>
      <w:proofErr w:type="gramEnd"/>
      <w:r w:rsidR="0065496B" w:rsidRPr="00BB552B">
        <w:rPr>
          <w:rFonts w:asciiTheme="minorHAnsi" w:hAnsiTheme="minorHAnsi" w:cstheme="minorHAnsi"/>
        </w:rPr>
        <w:t>0, 10000) prior</w:t>
      </w:r>
      <w:r w:rsidR="0010445F" w:rsidRPr="00BB552B">
        <w:rPr>
          <w:rFonts w:asciiTheme="minorHAnsi" w:hAnsiTheme="minorHAnsi" w:cstheme="minorHAnsi"/>
        </w:rPr>
        <w:t>s</w:t>
      </w:r>
      <w:r w:rsidR="0065496B" w:rsidRPr="00BB552B">
        <w:rPr>
          <w:rFonts w:asciiTheme="minorHAnsi" w:hAnsiTheme="minorHAnsi" w:cstheme="minorHAnsi"/>
        </w:rPr>
        <w:t xml:space="preserve">. Finally, random effects </w:t>
      </w:r>
      <w:r w:rsidR="0010445F" w:rsidRPr="00BB552B">
        <w:rPr>
          <w:rFonts w:asciiTheme="minorHAnsi" w:hAnsiTheme="minorHAnsi" w:cstheme="minorHAnsi"/>
        </w:rPr>
        <w:t xml:space="preserve">from all models </w:t>
      </w:r>
      <w:r w:rsidR="0065496B" w:rsidRPr="00BB552B">
        <w:rPr>
          <w:rFonts w:asciiTheme="minorHAnsi" w:hAnsiTheme="minorHAnsi" w:cstheme="minorHAnsi"/>
        </w:rPr>
        <w:t xml:space="preserve">were drawn from </w:t>
      </w:r>
      <w:proofErr w:type="gramStart"/>
      <w:r w:rsidR="0065496B" w:rsidRPr="00BB552B">
        <w:rPr>
          <w:rFonts w:asciiTheme="minorHAnsi" w:hAnsiTheme="minorHAnsi" w:cstheme="minorHAnsi"/>
        </w:rPr>
        <w:t>Normal(</w:t>
      </w:r>
      <w:proofErr w:type="gramEnd"/>
      <w:r w:rsidR="0065496B" w:rsidRPr="00BB552B">
        <w:rPr>
          <w:rFonts w:asciiTheme="minorHAnsi" w:hAnsiTheme="minorHAnsi" w:cstheme="minorHAnsi"/>
        </w:rPr>
        <w:t xml:space="preserve">0, σ) distributions where σ ~ Gamma(0.001, 0.001). </w:t>
      </w:r>
    </w:p>
    <w:p w14:paraId="534443B9" w14:textId="77777777" w:rsidR="007072C8" w:rsidRPr="006B0E49" w:rsidRDefault="007072C8" w:rsidP="002633CF">
      <w:pPr>
        <w:contextualSpacing/>
        <w:rPr>
          <w:rFonts w:asciiTheme="minorHAnsi" w:hAnsiTheme="minorHAnsi" w:cstheme="minorHAnsi"/>
        </w:rPr>
      </w:pPr>
    </w:p>
    <w:p w14:paraId="2433FAA3" w14:textId="1B1121FD" w:rsidR="0065496B" w:rsidRPr="00BB552B" w:rsidRDefault="0065496B" w:rsidP="002633CF">
      <w:pPr>
        <w:contextualSpacing/>
        <w:rPr>
          <w:rFonts w:asciiTheme="minorHAnsi" w:hAnsiTheme="minorHAnsi" w:cstheme="minorHAnsi"/>
        </w:rPr>
      </w:pPr>
      <w:r w:rsidRPr="006B0E49">
        <w:rPr>
          <w:rFonts w:asciiTheme="minorHAnsi" w:hAnsiTheme="minorHAnsi" w:cstheme="minorHAnsi"/>
        </w:rPr>
        <w:t>Models were executed in JAGS version 4.3.0 (Plummer 2003) through program R version 3.5.2 (R Core Team 201</w:t>
      </w:r>
      <w:r w:rsidR="00FD764D" w:rsidRPr="006B0E49">
        <w:rPr>
          <w:rFonts w:asciiTheme="minorHAnsi" w:hAnsiTheme="minorHAnsi" w:cstheme="minorHAnsi"/>
        </w:rPr>
        <w:t>8</w:t>
      </w:r>
      <w:r w:rsidRPr="006B0E49">
        <w:rPr>
          <w:rFonts w:asciiTheme="minorHAnsi" w:hAnsiTheme="minorHAnsi" w:cstheme="minorHAnsi"/>
        </w:rPr>
        <w:t xml:space="preserve">) </w:t>
      </w:r>
      <w:r w:rsidR="00660007" w:rsidRPr="006B0E49">
        <w:rPr>
          <w:rFonts w:asciiTheme="minorHAnsi" w:hAnsiTheme="minorHAnsi" w:cstheme="minorHAnsi"/>
        </w:rPr>
        <w:t>via</w:t>
      </w:r>
      <w:r w:rsidRPr="006B0E49">
        <w:rPr>
          <w:rFonts w:asciiTheme="minorHAnsi" w:hAnsiTheme="minorHAnsi" w:cstheme="minorHAnsi"/>
        </w:rPr>
        <w:t xml:space="preserve"> the </w:t>
      </w:r>
      <w:proofErr w:type="spellStart"/>
      <w:r w:rsidRPr="006B0E49">
        <w:rPr>
          <w:rFonts w:asciiTheme="minorHAnsi" w:hAnsiTheme="minorHAnsi" w:cstheme="minorHAnsi"/>
        </w:rPr>
        <w:t>runjags</w:t>
      </w:r>
      <w:proofErr w:type="spellEnd"/>
      <w:r w:rsidRPr="006B0E49">
        <w:rPr>
          <w:rFonts w:asciiTheme="minorHAnsi" w:hAnsiTheme="minorHAnsi" w:cstheme="minorHAnsi"/>
        </w:rPr>
        <w:t xml:space="preserve"> package (</w:t>
      </w:r>
      <w:proofErr w:type="spellStart"/>
      <w:r w:rsidRPr="006B0E49">
        <w:rPr>
          <w:rFonts w:asciiTheme="minorHAnsi" w:hAnsiTheme="minorHAnsi" w:cstheme="minorHAnsi"/>
        </w:rPr>
        <w:t>Denwood</w:t>
      </w:r>
      <w:proofErr w:type="spellEnd"/>
      <w:r w:rsidR="008B2278" w:rsidRPr="006B0E49">
        <w:rPr>
          <w:rFonts w:asciiTheme="minorHAnsi" w:hAnsiTheme="minorHAnsi" w:cstheme="minorHAnsi"/>
        </w:rPr>
        <w:t>,</w:t>
      </w:r>
      <w:r w:rsidRPr="006B0E49">
        <w:rPr>
          <w:rFonts w:asciiTheme="minorHAnsi" w:hAnsiTheme="minorHAnsi" w:cstheme="minorHAnsi"/>
        </w:rPr>
        <w:t xml:space="preserve"> </w:t>
      </w:r>
      <w:r w:rsidR="00FD764D" w:rsidRPr="006B0E49">
        <w:rPr>
          <w:rFonts w:asciiTheme="minorHAnsi" w:hAnsiTheme="minorHAnsi" w:cstheme="minorHAnsi"/>
        </w:rPr>
        <w:t>2016</w:t>
      </w:r>
      <w:r w:rsidRPr="006B0E49">
        <w:rPr>
          <w:rFonts w:asciiTheme="minorHAnsi" w:hAnsiTheme="minorHAnsi" w:cstheme="minorHAnsi"/>
        </w:rPr>
        <w:t>). Following a 1,000 step adaptation phase models had a burn-in period of 50,000 steps. After the burn-in</w:t>
      </w:r>
      <w:r w:rsidR="00B56C84" w:rsidRPr="006B0E49">
        <w:rPr>
          <w:rFonts w:asciiTheme="minorHAnsi" w:hAnsiTheme="minorHAnsi" w:cstheme="minorHAnsi"/>
        </w:rPr>
        <w:t xml:space="preserve">, parameters </w:t>
      </w:r>
      <w:r w:rsidR="00B56C84" w:rsidRPr="006B0E49">
        <w:rPr>
          <w:rFonts w:asciiTheme="minorHAnsi" w:hAnsiTheme="minorHAnsi" w:cstheme="minorHAnsi"/>
        </w:rPr>
        <w:lastRenderedPageBreak/>
        <w:t xml:space="preserve">were sampled a total of 300,000 times across 6 chains. MCMC chains were thinned by 5. Model convergence was assessed by visually inspecting trace plots and ensuring that Gelman-Rubin diagnostics for each parameter were &lt; 1.10 (Gelman et al. 2014). Significance of </w:t>
      </w:r>
      <w:r w:rsidR="00563E1D" w:rsidRPr="006B0E49">
        <w:rPr>
          <w:rFonts w:asciiTheme="minorHAnsi" w:hAnsiTheme="minorHAnsi" w:cstheme="minorHAnsi"/>
        </w:rPr>
        <w:t xml:space="preserve">the estimated </w:t>
      </w:r>
      <w:r w:rsidR="00B56C84" w:rsidRPr="006B0E49">
        <w:rPr>
          <w:rFonts w:asciiTheme="minorHAnsi" w:hAnsiTheme="minorHAnsi" w:cstheme="minorHAnsi"/>
        </w:rPr>
        <w:t>regression coefficients was calculated by assessing if 95% credible intervals</w:t>
      </w:r>
      <w:r w:rsidR="00563E1D" w:rsidRPr="006B0E49">
        <w:rPr>
          <w:rFonts w:asciiTheme="minorHAnsi" w:hAnsiTheme="minorHAnsi" w:cstheme="minorHAnsi"/>
        </w:rPr>
        <w:t xml:space="preserve"> </w:t>
      </w:r>
      <w:r w:rsidR="00B56C84" w:rsidRPr="006B0E49">
        <w:rPr>
          <w:rFonts w:asciiTheme="minorHAnsi" w:hAnsiTheme="minorHAnsi" w:cstheme="minorHAnsi"/>
        </w:rPr>
        <w:t>overlap</w:t>
      </w:r>
      <w:r w:rsidR="00D366EF" w:rsidRPr="006B0E49">
        <w:rPr>
          <w:rFonts w:asciiTheme="minorHAnsi" w:hAnsiTheme="minorHAnsi" w:cstheme="minorHAnsi"/>
        </w:rPr>
        <w:t>ped</w:t>
      </w:r>
      <w:r w:rsidR="00B56C84" w:rsidRPr="006B0E49">
        <w:rPr>
          <w:rFonts w:asciiTheme="minorHAnsi" w:hAnsiTheme="minorHAnsi" w:cstheme="minorHAnsi"/>
        </w:rPr>
        <w:t xml:space="preserve"> </w:t>
      </w:r>
      <w:r w:rsidR="00BB552B">
        <w:rPr>
          <w:rFonts w:asciiTheme="minorHAnsi" w:hAnsiTheme="minorHAnsi" w:cstheme="minorHAnsi"/>
        </w:rPr>
        <w:t>zero</w:t>
      </w:r>
      <w:r w:rsidR="00B56C84" w:rsidRPr="00BB552B">
        <w:rPr>
          <w:rFonts w:asciiTheme="minorHAnsi" w:hAnsiTheme="minorHAnsi" w:cstheme="minorHAnsi"/>
        </w:rPr>
        <w:t>.</w:t>
      </w:r>
    </w:p>
    <w:p w14:paraId="2C63239A" w14:textId="54BC0D7E" w:rsidR="00F778A5" w:rsidRPr="00BB552B" w:rsidRDefault="00F778A5">
      <w:pPr>
        <w:pStyle w:val="Heading1"/>
        <w:contextualSpacing/>
        <w:rPr>
          <w:rFonts w:asciiTheme="minorHAnsi" w:hAnsiTheme="minorHAnsi" w:cstheme="minorHAnsi"/>
        </w:rPr>
      </w:pPr>
      <w:r w:rsidRPr="00BB552B">
        <w:rPr>
          <w:rFonts w:asciiTheme="minorHAnsi" w:hAnsiTheme="minorHAnsi" w:cstheme="minorHAnsi"/>
        </w:rPr>
        <w:t>Results</w:t>
      </w:r>
    </w:p>
    <w:p w14:paraId="4D5E8758" w14:textId="77777777" w:rsidR="007072C8" w:rsidRPr="008F5C7A" w:rsidRDefault="007072C8" w:rsidP="002633CF">
      <w:pPr>
        <w:rPr>
          <w:rFonts w:asciiTheme="minorHAnsi" w:hAnsiTheme="minorHAnsi" w:cstheme="minorHAnsi"/>
        </w:rPr>
      </w:pPr>
    </w:p>
    <w:p w14:paraId="044A2EB5" w14:textId="1AD5EB87" w:rsidR="00F778A5" w:rsidRDefault="00EF74FF">
      <w:pPr>
        <w:contextualSpacing/>
        <w:rPr>
          <w:rFonts w:asciiTheme="minorHAnsi" w:hAnsiTheme="minorHAnsi" w:cstheme="minorHAnsi"/>
        </w:rPr>
      </w:pPr>
      <w:r w:rsidRPr="008F3316">
        <w:rPr>
          <w:rFonts w:asciiTheme="minorHAnsi" w:hAnsiTheme="minorHAnsi" w:cstheme="minorHAnsi"/>
        </w:rPr>
        <w:t>Over the course of this study</w:t>
      </w:r>
      <w:r w:rsidR="007C067C" w:rsidRPr="008F3316">
        <w:rPr>
          <w:rFonts w:asciiTheme="minorHAnsi" w:hAnsiTheme="minorHAnsi" w:cstheme="minorHAnsi"/>
        </w:rPr>
        <w:t>, cameras were functional for</w:t>
      </w:r>
      <w:r w:rsidRPr="008F5C7A">
        <w:rPr>
          <w:rFonts w:asciiTheme="minorHAnsi" w:hAnsiTheme="minorHAnsi" w:cstheme="minorHAnsi"/>
        </w:rPr>
        <w:t xml:space="preserve"> </w:t>
      </w:r>
      <w:r w:rsidR="006B648A" w:rsidRPr="008F5C7A">
        <w:rPr>
          <w:rFonts w:asciiTheme="minorHAnsi" w:hAnsiTheme="minorHAnsi" w:cstheme="minorHAnsi"/>
        </w:rPr>
        <w:t>1,110 days out of a possible total of 1,120 (28 days * 40 cameras).</w:t>
      </w:r>
      <w:r w:rsidR="00957ED2">
        <w:rPr>
          <w:rFonts w:asciiTheme="minorHAnsi" w:hAnsiTheme="minorHAnsi" w:cstheme="minorHAnsi"/>
        </w:rPr>
        <w:t xml:space="preserve"> </w:t>
      </w:r>
      <w:r w:rsidR="00085463">
        <w:rPr>
          <w:rFonts w:asciiTheme="minorHAnsi" w:hAnsiTheme="minorHAnsi" w:cstheme="minorHAnsi"/>
        </w:rPr>
        <w:t>A grand total</w:t>
      </w:r>
      <w:r w:rsidR="00957ED2">
        <w:rPr>
          <w:rFonts w:asciiTheme="minorHAnsi" w:hAnsiTheme="minorHAnsi" w:cstheme="minorHAnsi"/>
        </w:rPr>
        <w:t xml:space="preserve"> 11,050 images were collected</w:t>
      </w:r>
      <w:r w:rsidR="00085463">
        <w:rPr>
          <w:rFonts w:asciiTheme="minorHAnsi" w:hAnsiTheme="minorHAnsi" w:cstheme="minorHAnsi"/>
        </w:rPr>
        <w:t xml:space="preserve"> by the camera traps, and</w:t>
      </w:r>
      <w:r w:rsidR="00957ED2">
        <w:rPr>
          <w:rFonts w:asciiTheme="minorHAnsi" w:hAnsiTheme="minorHAnsi" w:cstheme="minorHAnsi"/>
        </w:rPr>
        <w:t xml:space="preserve"> </w:t>
      </w:r>
      <w:r w:rsidR="00957ED2" w:rsidRPr="008F5C7A">
        <w:rPr>
          <w:rFonts w:asciiTheme="minorHAnsi" w:hAnsiTheme="minorHAnsi" w:cstheme="minorHAnsi"/>
        </w:rPr>
        <w:t>GB and MF agreed on 87.38% of image classifications. Of th</w:t>
      </w:r>
      <w:r w:rsidR="00085463">
        <w:rPr>
          <w:rFonts w:asciiTheme="minorHAnsi" w:hAnsiTheme="minorHAnsi" w:cstheme="minorHAnsi"/>
        </w:rPr>
        <w:t>e images</w:t>
      </w:r>
      <w:r w:rsidR="00957ED2" w:rsidRPr="008F5C7A">
        <w:rPr>
          <w:rFonts w:asciiTheme="minorHAnsi" w:hAnsiTheme="minorHAnsi" w:cstheme="minorHAnsi"/>
        </w:rPr>
        <w:t xml:space="preserve"> with disagreement, 41.8% occurred when one identifier tagged an image as ‘empty’ while the other observed a species. </w:t>
      </w:r>
      <w:r w:rsidR="00085463">
        <w:rPr>
          <w:rFonts w:asciiTheme="minorHAnsi" w:hAnsiTheme="minorHAnsi" w:cstheme="minorHAnsi"/>
        </w:rPr>
        <w:t>A total of 12 different species were identified, and 55.29% of images included wildlife.</w:t>
      </w:r>
      <w:r w:rsidR="00F778A5" w:rsidRPr="00A5783E">
        <w:rPr>
          <w:rFonts w:asciiTheme="minorHAnsi" w:hAnsiTheme="minorHAnsi" w:cstheme="minorHAnsi"/>
        </w:rPr>
        <w:t xml:space="preserve"> </w:t>
      </w:r>
      <w:r w:rsidR="006B648A" w:rsidRPr="00CC08C6">
        <w:rPr>
          <w:rFonts w:asciiTheme="minorHAnsi" w:hAnsiTheme="minorHAnsi" w:cstheme="minorHAnsi"/>
        </w:rPr>
        <w:t>E</w:t>
      </w:r>
      <w:r w:rsidR="00F778A5" w:rsidRPr="00CC08C6">
        <w:rPr>
          <w:rFonts w:asciiTheme="minorHAnsi" w:hAnsiTheme="minorHAnsi" w:cstheme="minorHAnsi"/>
        </w:rPr>
        <w:t>ight</w:t>
      </w:r>
      <w:r w:rsidR="006B648A" w:rsidRPr="00CC08C6">
        <w:rPr>
          <w:rFonts w:asciiTheme="minorHAnsi" w:hAnsiTheme="minorHAnsi" w:cstheme="minorHAnsi"/>
        </w:rPr>
        <w:t xml:space="preserve"> species</w:t>
      </w:r>
      <w:r w:rsidR="001935C7" w:rsidRPr="00CC08C6">
        <w:rPr>
          <w:rFonts w:asciiTheme="minorHAnsi" w:hAnsiTheme="minorHAnsi" w:cstheme="minorHAnsi"/>
        </w:rPr>
        <w:t xml:space="preserve"> had enough data to fit the </w:t>
      </w:r>
      <w:r w:rsidR="006B648A" w:rsidRPr="00CC08C6">
        <w:rPr>
          <w:rFonts w:asciiTheme="minorHAnsi" w:hAnsiTheme="minorHAnsi" w:cstheme="minorHAnsi"/>
        </w:rPr>
        <w:t xml:space="preserve">three </w:t>
      </w:r>
      <w:r w:rsidR="001935C7" w:rsidRPr="00CC08C6">
        <w:rPr>
          <w:rFonts w:asciiTheme="minorHAnsi" w:hAnsiTheme="minorHAnsi" w:cstheme="minorHAnsi"/>
        </w:rPr>
        <w:t>models</w:t>
      </w:r>
      <w:r w:rsidR="00F778A5" w:rsidRPr="00CC08C6">
        <w:rPr>
          <w:rFonts w:asciiTheme="minorHAnsi" w:hAnsiTheme="minorHAnsi" w:cstheme="minorHAnsi"/>
        </w:rPr>
        <w:t>: coyote, eastern chipmunk</w:t>
      </w:r>
      <w:r w:rsidR="001935C7" w:rsidRPr="00CC08C6">
        <w:rPr>
          <w:rFonts w:asciiTheme="minorHAnsi" w:hAnsiTheme="minorHAnsi" w:cstheme="minorHAnsi"/>
        </w:rPr>
        <w:t xml:space="preserve"> (</w:t>
      </w:r>
      <w:proofErr w:type="spellStart"/>
      <w:r w:rsidR="001935C7" w:rsidRPr="00CC08C6">
        <w:rPr>
          <w:rFonts w:asciiTheme="minorHAnsi" w:hAnsiTheme="minorHAnsi" w:cstheme="minorHAnsi"/>
          <w:i/>
        </w:rPr>
        <w:t>Tamias</w:t>
      </w:r>
      <w:proofErr w:type="spellEnd"/>
      <w:r w:rsidR="001935C7" w:rsidRPr="00CC08C6">
        <w:rPr>
          <w:rFonts w:asciiTheme="minorHAnsi" w:hAnsiTheme="minorHAnsi" w:cstheme="minorHAnsi"/>
          <w:i/>
        </w:rPr>
        <w:t xml:space="preserve"> </w:t>
      </w:r>
      <w:proofErr w:type="spellStart"/>
      <w:r w:rsidR="001935C7" w:rsidRPr="00CC08C6">
        <w:rPr>
          <w:rFonts w:asciiTheme="minorHAnsi" w:hAnsiTheme="minorHAnsi" w:cstheme="minorHAnsi"/>
          <w:i/>
        </w:rPr>
        <w:t>striatus</w:t>
      </w:r>
      <w:proofErr w:type="spellEnd"/>
      <w:r w:rsidR="001935C7" w:rsidRPr="00CC08C6">
        <w:rPr>
          <w:rFonts w:asciiTheme="minorHAnsi" w:hAnsiTheme="minorHAnsi" w:cstheme="minorHAnsi"/>
        </w:rPr>
        <w:t>)</w:t>
      </w:r>
      <w:r w:rsidR="00F778A5" w:rsidRPr="00CC08C6">
        <w:rPr>
          <w:rFonts w:asciiTheme="minorHAnsi" w:hAnsiTheme="minorHAnsi" w:cstheme="minorHAnsi"/>
        </w:rPr>
        <w:t>, eastern cottontail rabbit</w:t>
      </w:r>
      <w:r w:rsidR="001935C7" w:rsidRPr="00CC08C6">
        <w:rPr>
          <w:rFonts w:asciiTheme="minorHAnsi" w:hAnsiTheme="minorHAnsi" w:cstheme="minorHAnsi"/>
        </w:rPr>
        <w:t xml:space="preserve"> (</w:t>
      </w:r>
      <w:proofErr w:type="spellStart"/>
      <w:r w:rsidR="001935C7" w:rsidRPr="00CC08C6">
        <w:rPr>
          <w:rFonts w:asciiTheme="minorHAnsi" w:hAnsiTheme="minorHAnsi" w:cstheme="minorHAnsi"/>
          <w:i/>
        </w:rPr>
        <w:t>Sylvilagus</w:t>
      </w:r>
      <w:proofErr w:type="spellEnd"/>
      <w:r w:rsidR="001935C7" w:rsidRPr="00CC08C6">
        <w:rPr>
          <w:rFonts w:asciiTheme="minorHAnsi" w:hAnsiTheme="minorHAnsi" w:cstheme="minorHAnsi"/>
          <w:i/>
        </w:rPr>
        <w:t xml:space="preserve"> floridanus</w:t>
      </w:r>
      <w:r w:rsidR="00C26C5C" w:rsidRPr="00CC08C6">
        <w:rPr>
          <w:rFonts w:asciiTheme="minorHAnsi" w:hAnsiTheme="minorHAnsi" w:cstheme="minorHAnsi"/>
        </w:rPr>
        <w:t>, hereafter cottontail</w:t>
      </w:r>
      <w:r w:rsidR="001935C7" w:rsidRPr="004D1BA5">
        <w:rPr>
          <w:rFonts w:asciiTheme="minorHAnsi" w:hAnsiTheme="minorHAnsi" w:cstheme="minorHAnsi"/>
        </w:rPr>
        <w:t>)</w:t>
      </w:r>
      <w:r w:rsidR="00F778A5" w:rsidRPr="004D1BA5">
        <w:rPr>
          <w:rFonts w:asciiTheme="minorHAnsi" w:hAnsiTheme="minorHAnsi" w:cstheme="minorHAnsi"/>
        </w:rPr>
        <w:t>, eastern gray squirrel, fox squirrel</w:t>
      </w:r>
      <w:r w:rsidR="00F778A5" w:rsidRPr="00BB552B">
        <w:rPr>
          <w:rFonts w:asciiTheme="minorHAnsi" w:hAnsiTheme="minorHAnsi" w:cstheme="minorHAnsi"/>
        </w:rPr>
        <w:t>, raccoon</w:t>
      </w:r>
      <w:r w:rsidR="001935C7" w:rsidRPr="00BB552B">
        <w:rPr>
          <w:rFonts w:asciiTheme="minorHAnsi" w:hAnsiTheme="minorHAnsi" w:cstheme="minorHAnsi"/>
        </w:rPr>
        <w:t xml:space="preserve"> (</w:t>
      </w:r>
      <w:r w:rsidR="001935C7" w:rsidRPr="00BB552B">
        <w:rPr>
          <w:rFonts w:asciiTheme="minorHAnsi" w:hAnsiTheme="minorHAnsi" w:cstheme="minorHAnsi"/>
          <w:i/>
        </w:rPr>
        <w:t xml:space="preserve">Procyon </w:t>
      </w:r>
      <w:proofErr w:type="spellStart"/>
      <w:r w:rsidR="001935C7" w:rsidRPr="00BB552B">
        <w:rPr>
          <w:rFonts w:asciiTheme="minorHAnsi" w:hAnsiTheme="minorHAnsi" w:cstheme="minorHAnsi"/>
          <w:i/>
        </w:rPr>
        <w:t>lotor</w:t>
      </w:r>
      <w:proofErr w:type="spellEnd"/>
      <w:r w:rsidR="001935C7" w:rsidRPr="00BB552B">
        <w:rPr>
          <w:rFonts w:asciiTheme="minorHAnsi" w:hAnsiTheme="minorHAnsi" w:cstheme="minorHAnsi"/>
        </w:rPr>
        <w:t>)</w:t>
      </w:r>
      <w:r w:rsidR="00F778A5" w:rsidRPr="00BB552B">
        <w:rPr>
          <w:rFonts w:asciiTheme="minorHAnsi" w:hAnsiTheme="minorHAnsi" w:cstheme="minorHAnsi"/>
        </w:rPr>
        <w:t>, Virginia opossum</w:t>
      </w:r>
      <w:r w:rsidR="001935C7" w:rsidRPr="00BB552B">
        <w:rPr>
          <w:rFonts w:asciiTheme="minorHAnsi" w:hAnsiTheme="minorHAnsi" w:cstheme="minorHAnsi"/>
        </w:rPr>
        <w:t xml:space="preserve"> (</w:t>
      </w:r>
      <w:r w:rsidR="001935C7" w:rsidRPr="00BB552B">
        <w:rPr>
          <w:rFonts w:asciiTheme="minorHAnsi" w:hAnsiTheme="minorHAnsi" w:cstheme="minorHAnsi"/>
          <w:i/>
        </w:rPr>
        <w:t>Didelphis virginiana</w:t>
      </w:r>
      <w:r w:rsidR="001935C7" w:rsidRPr="00BB552B">
        <w:rPr>
          <w:rFonts w:asciiTheme="minorHAnsi" w:hAnsiTheme="minorHAnsi" w:cstheme="minorHAnsi"/>
        </w:rPr>
        <w:t>, hereafter opossum)</w:t>
      </w:r>
      <w:r w:rsidR="00F778A5" w:rsidRPr="00BB552B">
        <w:rPr>
          <w:rFonts w:asciiTheme="minorHAnsi" w:hAnsiTheme="minorHAnsi" w:cstheme="minorHAnsi"/>
        </w:rPr>
        <w:t>, and white-tailed deer</w:t>
      </w:r>
      <w:r w:rsidR="001935C7" w:rsidRPr="00BB552B">
        <w:rPr>
          <w:rFonts w:asciiTheme="minorHAnsi" w:hAnsiTheme="minorHAnsi" w:cstheme="minorHAnsi"/>
        </w:rPr>
        <w:t xml:space="preserve"> (</w:t>
      </w:r>
      <w:r w:rsidR="001935C7" w:rsidRPr="00BB552B">
        <w:rPr>
          <w:rFonts w:asciiTheme="minorHAnsi" w:hAnsiTheme="minorHAnsi" w:cstheme="minorHAnsi"/>
          <w:i/>
        </w:rPr>
        <w:t>Odocoileus virginianus</w:t>
      </w:r>
      <w:r w:rsidR="00AE4243" w:rsidRPr="00BB552B">
        <w:rPr>
          <w:rFonts w:asciiTheme="minorHAnsi" w:hAnsiTheme="minorHAnsi" w:cstheme="minorHAnsi"/>
        </w:rPr>
        <w:t>, hereafter deer</w:t>
      </w:r>
      <w:r w:rsidR="001935C7" w:rsidRPr="00BB552B">
        <w:rPr>
          <w:rFonts w:asciiTheme="minorHAnsi" w:hAnsiTheme="minorHAnsi" w:cstheme="minorHAnsi"/>
        </w:rPr>
        <w:t>)</w:t>
      </w:r>
      <w:r w:rsidR="00F778A5" w:rsidRPr="00BB552B">
        <w:rPr>
          <w:rFonts w:asciiTheme="minorHAnsi" w:hAnsiTheme="minorHAnsi" w:cstheme="minorHAnsi"/>
        </w:rPr>
        <w:t xml:space="preserve">. </w:t>
      </w:r>
      <w:r w:rsidR="001935C7" w:rsidRPr="00BB552B">
        <w:rPr>
          <w:rFonts w:asciiTheme="minorHAnsi" w:hAnsiTheme="minorHAnsi" w:cstheme="minorHAnsi"/>
        </w:rPr>
        <w:t>The remaining four species that had insufficient data were the American mink</w:t>
      </w:r>
      <w:r w:rsidR="001C3028" w:rsidRPr="00BB552B">
        <w:rPr>
          <w:rFonts w:asciiTheme="minorHAnsi" w:hAnsiTheme="minorHAnsi" w:cstheme="minorHAnsi"/>
        </w:rPr>
        <w:t xml:space="preserve"> (</w:t>
      </w:r>
      <w:proofErr w:type="spellStart"/>
      <w:r w:rsidR="001C3028" w:rsidRPr="00BB552B">
        <w:rPr>
          <w:rFonts w:asciiTheme="minorHAnsi" w:hAnsiTheme="minorHAnsi" w:cstheme="minorHAnsi"/>
          <w:i/>
        </w:rPr>
        <w:t>Neovison</w:t>
      </w:r>
      <w:proofErr w:type="spellEnd"/>
      <w:r w:rsidR="001C3028" w:rsidRPr="00BB552B">
        <w:rPr>
          <w:rFonts w:asciiTheme="minorHAnsi" w:hAnsiTheme="minorHAnsi" w:cstheme="minorHAnsi"/>
          <w:i/>
        </w:rPr>
        <w:t xml:space="preserve"> vison</w:t>
      </w:r>
      <w:r w:rsidR="00842454" w:rsidRPr="00BB552B">
        <w:rPr>
          <w:rFonts w:asciiTheme="minorHAnsi" w:hAnsiTheme="minorHAnsi" w:cstheme="minorHAnsi"/>
        </w:rPr>
        <w:t xml:space="preserve">, </w:t>
      </w:r>
      <w:r w:rsidR="00693F00" w:rsidRPr="00BB552B">
        <w:rPr>
          <w:rFonts w:asciiTheme="minorHAnsi" w:hAnsiTheme="minorHAnsi" w:cstheme="minorHAnsi"/>
        </w:rPr>
        <w:t>three</w:t>
      </w:r>
      <w:r w:rsidR="00842454" w:rsidRPr="00BB552B">
        <w:rPr>
          <w:rFonts w:asciiTheme="minorHAnsi" w:hAnsiTheme="minorHAnsi" w:cstheme="minorHAnsi"/>
        </w:rPr>
        <w:t xml:space="preserve"> photos at </w:t>
      </w:r>
      <w:r w:rsidR="00693F00" w:rsidRPr="00BB552B">
        <w:rPr>
          <w:rFonts w:asciiTheme="minorHAnsi" w:hAnsiTheme="minorHAnsi" w:cstheme="minorHAnsi"/>
        </w:rPr>
        <w:t>one</w:t>
      </w:r>
      <w:r w:rsidR="00842454" w:rsidRPr="00BB552B">
        <w:rPr>
          <w:rFonts w:asciiTheme="minorHAnsi" w:hAnsiTheme="minorHAnsi" w:cstheme="minorHAnsi"/>
        </w:rPr>
        <w:t xml:space="preserve"> sampling unit</w:t>
      </w:r>
      <w:r w:rsidR="001C3028" w:rsidRPr="00BB552B">
        <w:rPr>
          <w:rFonts w:asciiTheme="minorHAnsi" w:hAnsiTheme="minorHAnsi" w:cstheme="minorHAnsi"/>
        </w:rPr>
        <w:t>)</w:t>
      </w:r>
      <w:r w:rsidR="001935C7" w:rsidRPr="00BB552B">
        <w:rPr>
          <w:rFonts w:asciiTheme="minorHAnsi" w:hAnsiTheme="minorHAnsi" w:cstheme="minorHAnsi"/>
        </w:rPr>
        <w:t>, long-tailed weasel</w:t>
      </w:r>
      <w:r w:rsidR="001C3028" w:rsidRPr="00BB552B">
        <w:rPr>
          <w:rFonts w:asciiTheme="minorHAnsi" w:hAnsiTheme="minorHAnsi" w:cstheme="minorHAnsi"/>
        </w:rPr>
        <w:t xml:space="preserve"> (</w:t>
      </w:r>
      <w:r w:rsidR="001C3028" w:rsidRPr="00BB552B">
        <w:rPr>
          <w:rFonts w:asciiTheme="minorHAnsi" w:hAnsiTheme="minorHAnsi" w:cstheme="minorHAnsi"/>
          <w:i/>
        </w:rPr>
        <w:t xml:space="preserve">Mustela </w:t>
      </w:r>
      <w:proofErr w:type="spellStart"/>
      <w:r w:rsidR="001C3028" w:rsidRPr="00BB552B">
        <w:rPr>
          <w:rFonts w:asciiTheme="minorHAnsi" w:hAnsiTheme="minorHAnsi" w:cstheme="minorHAnsi"/>
          <w:i/>
        </w:rPr>
        <w:t>frenata</w:t>
      </w:r>
      <w:proofErr w:type="spellEnd"/>
      <w:r w:rsidR="00842454" w:rsidRPr="00BB552B">
        <w:rPr>
          <w:rFonts w:asciiTheme="minorHAnsi" w:hAnsiTheme="minorHAnsi" w:cstheme="minorHAnsi"/>
        </w:rPr>
        <w:t xml:space="preserve">, </w:t>
      </w:r>
      <w:r w:rsidR="00693F00" w:rsidRPr="00BB552B">
        <w:rPr>
          <w:rFonts w:asciiTheme="minorHAnsi" w:hAnsiTheme="minorHAnsi" w:cstheme="minorHAnsi"/>
        </w:rPr>
        <w:t>one</w:t>
      </w:r>
      <w:r w:rsidR="00842454" w:rsidRPr="00BB552B">
        <w:rPr>
          <w:rFonts w:asciiTheme="minorHAnsi" w:hAnsiTheme="minorHAnsi" w:cstheme="minorHAnsi"/>
        </w:rPr>
        <w:t xml:space="preserve"> photo at </w:t>
      </w:r>
      <w:r w:rsidR="00693F00" w:rsidRPr="00BB552B">
        <w:rPr>
          <w:rFonts w:asciiTheme="minorHAnsi" w:hAnsiTheme="minorHAnsi" w:cstheme="minorHAnsi"/>
        </w:rPr>
        <w:t>one</w:t>
      </w:r>
      <w:r w:rsidR="00842454" w:rsidRPr="00BB552B">
        <w:rPr>
          <w:rFonts w:asciiTheme="minorHAnsi" w:hAnsiTheme="minorHAnsi" w:cstheme="minorHAnsi"/>
        </w:rPr>
        <w:t xml:space="preserve"> sampling unit</w:t>
      </w:r>
      <w:r w:rsidR="001C3028" w:rsidRPr="00BB552B">
        <w:rPr>
          <w:rFonts w:asciiTheme="minorHAnsi" w:hAnsiTheme="minorHAnsi" w:cstheme="minorHAnsi"/>
        </w:rPr>
        <w:t>)</w:t>
      </w:r>
      <w:r w:rsidR="001935C7" w:rsidRPr="00BB552B">
        <w:rPr>
          <w:rFonts w:asciiTheme="minorHAnsi" w:hAnsiTheme="minorHAnsi" w:cstheme="minorHAnsi"/>
        </w:rPr>
        <w:t>, southern flying squirrel</w:t>
      </w:r>
      <w:r w:rsidR="001C3028" w:rsidRPr="00BB552B">
        <w:rPr>
          <w:rFonts w:asciiTheme="minorHAnsi" w:hAnsiTheme="minorHAnsi" w:cstheme="minorHAnsi"/>
        </w:rPr>
        <w:t xml:space="preserve"> (</w:t>
      </w:r>
      <w:proofErr w:type="spellStart"/>
      <w:r w:rsidR="001C3028" w:rsidRPr="00BB552B">
        <w:rPr>
          <w:rFonts w:asciiTheme="minorHAnsi" w:hAnsiTheme="minorHAnsi" w:cstheme="minorHAnsi"/>
          <w:i/>
        </w:rPr>
        <w:t>Glaucomys</w:t>
      </w:r>
      <w:proofErr w:type="spellEnd"/>
      <w:r w:rsidR="001C3028" w:rsidRPr="00BB552B">
        <w:rPr>
          <w:rFonts w:asciiTheme="minorHAnsi" w:hAnsiTheme="minorHAnsi" w:cstheme="minorHAnsi"/>
          <w:i/>
        </w:rPr>
        <w:t xml:space="preserve"> </w:t>
      </w:r>
      <w:proofErr w:type="spellStart"/>
      <w:r w:rsidR="00842454" w:rsidRPr="00BB552B">
        <w:rPr>
          <w:rFonts w:asciiTheme="minorHAnsi" w:hAnsiTheme="minorHAnsi" w:cstheme="minorHAnsi"/>
          <w:i/>
        </w:rPr>
        <w:t>volans</w:t>
      </w:r>
      <w:proofErr w:type="spellEnd"/>
      <w:r w:rsidR="00842454" w:rsidRPr="00BB552B">
        <w:rPr>
          <w:rFonts w:asciiTheme="minorHAnsi" w:hAnsiTheme="minorHAnsi" w:cstheme="minorHAnsi"/>
        </w:rPr>
        <w:t xml:space="preserve">, </w:t>
      </w:r>
      <w:r w:rsidR="00693F00" w:rsidRPr="00BB552B">
        <w:rPr>
          <w:rFonts w:asciiTheme="minorHAnsi" w:hAnsiTheme="minorHAnsi" w:cstheme="minorHAnsi"/>
        </w:rPr>
        <w:t>seven</w:t>
      </w:r>
      <w:r w:rsidR="00842454" w:rsidRPr="00BB552B">
        <w:rPr>
          <w:rFonts w:asciiTheme="minorHAnsi" w:hAnsiTheme="minorHAnsi" w:cstheme="minorHAnsi"/>
        </w:rPr>
        <w:t xml:space="preserve"> photos across </w:t>
      </w:r>
      <w:r w:rsidR="00693F00" w:rsidRPr="00BB552B">
        <w:rPr>
          <w:rFonts w:asciiTheme="minorHAnsi" w:hAnsiTheme="minorHAnsi" w:cstheme="minorHAnsi"/>
        </w:rPr>
        <w:t>two</w:t>
      </w:r>
      <w:r w:rsidR="00842454" w:rsidRPr="00BB552B">
        <w:rPr>
          <w:rFonts w:asciiTheme="minorHAnsi" w:hAnsiTheme="minorHAnsi" w:cstheme="minorHAnsi"/>
        </w:rPr>
        <w:t xml:space="preserve"> sampling units</w:t>
      </w:r>
      <w:r w:rsidR="001C3028" w:rsidRPr="00BB552B">
        <w:rPr>
          <w:rFonts w:asciiTheme="minorHAnsi" w:hAnsiTheme="minorHAnsi" w:cstheme="minorHAnsi"/>
        </w:rPr>
        <w:t>)</w:t>
      </w:r>
      <w:r w:rsidR="001935C7" w:rsidRPr="00BB552B">
        <w:rPr>
          <w:rFonts w:asciiTheme="minorHAnsi" w:hAnsiTheme="minorHAnsi" w:cstheme="minorHAnsi"/>
        </w:rPr>
        <w:t>, and striped skunk</w:t>
      </w:r>
      <w:r w:rsidR="001C3028" w:rsidRPr="00BB552B">
        <w:rPr>
          <w:rFonts w:asciiTheme="minorHAnsi" w:hAnsiTheme="minorHAnsi" w:cstheme="minorHAnsi"/>
        </w:rPr>
        <w:t xml:space="preserve"> (</w:t>
      </w:r>
      <w:r w:rsidR="001C3028" w:rsidRPr="00BB552B">
        <w:rPr>
          <w:rFonts w:asciiTheme="minorHAnsi" w:hAnsiTheme="minorHAnsi" w:cstheme="minorHAnsi"/>
          <w:i/>
        </w:rPr>
        <w:t xml:space="preserve">Mephitis </w:t>
      </w:r>
      <w:proofErr w:type="spellStart"/>
      <w:r w:rsidR="001C3028" w:rsidRPr="00BB552B">
        <w:rPr>
          <w:rFonts w:asciiTheme="minorHAnsi" w:hAnsiTheme="minorHAnsi" w:cstheme="minorHAnsi"/>
          <w:i/>
        </w:rPr>
        <w:t>mephitis</w:t>
      </w:r>
      <w:proofErr w:type="spellEnd"/>
      <w:r w:rsidR="00842454" w:rsidRPr="00BB552B">
        <w:rPr>
          <w:rFonts w:asciiTheme="minorHAnsi" w:hAnsiTheme="minorHAnsi" w:cstheme="minorHAnsi"/>
        </w:rPr>
        <w:t xml:space="preserve">, 13 photos across </w:t>
      </w:r>
      <w:r w:rsidR="00693F00" w:rsidRPr="00BB552B">
        <w:rPr>
          <w:rFonts w:asciiTheme="minorHAnsi" w:hAnsiTheme="minorHAnsi" w:cstheme="minorHAnsi"/>
        </w:rPr>
        <w:t>eight</w:t>
      </w:r>
      <w:r w:rsidR="00842454" w:rsidRPr="00BB552B">
        <w:rPr>
          <w:rFonts w:asciiTheme="minorHAnsi" w:hAnsiTheme="minorHAnsi" w:cstheme="minorHAnsi"/>
        </w:rPr>
        <w:t xml:space="preserve"> sampling units</w:t>
      </w:r>
      <w:r w:rsidR="001C3028" w:rsidRPr="00BB552B">
        <w:rPr>
          <w:rFonts w:asciiTheme="minorHAnsi" w:hAnsiTheme="minorHAnsi" w:cstheme="minorHAnsi"/>
        </w:rPr>
        <w:t>)</w:t>
      </w:r>
      <w:r w:rsidR="001935C7" w:rsidRPr="00BB552B">
        <w:rPr>
          <w:rFonts w:asciiTheme="minorHAnsi" w:hAnsiTheme="minorHAnsi" w:cstheme="minorHAnsi"/>
        </w:rPr>
        <w:t xml:space="preserve">. </w:t>
      </w:r>
      <w:r w:rsidR="00F778A5" w:rsidRPr="00BB552B">
        <w:rPr>
          <w:rFonts w:asciiTheme="minorHAnsi" w:hAnsiTheme="minorHAnsi" w:cstheme="minorHAnsi"/>
        </w:rPr>
        <w:t xml:space="preserve">Eastern gray squirrel were </w:t>
      </w:r>
      <w:r w:rsidR="00D77DDE" w:rsidRPr="00BB552B">
        <w:rPr>
          <w:rFonts w:asciiTheme="minorHAnsi" w:hAnsiTheme="minorHAnsi" w:cstheme="minorHAnsi"/>
        </w:rPr>
        <w:t>photographed</w:t>
      </w:r>
      <w:r w:rsidR="00F778A5" w:rsidRPr="00BB552B">
        <w:rPr>
          <w:rFonts w:asciiTheme="minorHAnsi" w:hAnsiTheme="minorHAnsi" w:cstheme="minorHAnsi"/>
        </w:rPr>
        <w:t xml:space="preserve"> the most over the survey, totaling </w:t>
      </w:r>
      <w:r w:rsidR="001C3028" w:rsidRPr="00BB552B">
        <w:rPr>
          <w:rFonts w:asciiTheme="minorHAnsi" w:hAnsiTheme="minorHAnsi" w:cstheme="minorHAnsi"/>
        </w:rPr>
        <w:t>1</w:t>
      </w:r>
      <w:r w:rsidRPr="00BB552B">
        <w:rPr>
          <w:rFonts w:asciiTheme="minorHAnsi" w:hAnsiTheme="minorHAnsi" w:cstheme="minorHAnsi"/>
        </w:rPr>
        <w:t>,</w:t>
      </w:r>
      <w:r w:rsidR="001C3028" w:rsidRPr="00BB552B">
        <w:rPr>
          <w:rFonts w:asciiTheme="minorHAnsi" w:hAnsiTheme="minorHAnsi" w:cstheme="minorHAnsi"/>
        </w:rPr>
        <w:t>917</w:t>
      </w:r>
      <w:r w:rsidR="00F778A5" w:rsidRPr="00BB552B">
        <w:rPr>
          <w:rFonts w:asciiTheme="minorHAnsi" w:hAnsiTheme="minorHAnsi" w:cstheme="minorHAnsi"/>
        </w:rPr>
        <w:t xml:space="preserve"> pictures across</w:t>
      </w:r>
      <w:r w:rsidR="00D77DDE" w:rsidRPr="00BB552B">
        <w:rPr>
          <w:rFonts w:asciiTheme="minorHAnsi" w:hAnsiTheme="minorHAnsi" w:cstheme="minorHAnsi"/>
        </w:rPr>
        <w:t xml:space="preserve"> all</w:t>
      </w:r>
      <w:r w:rsidR="00F778A5" w:rsidRPr="00BB552B">
        <w:rPr>
          <w:rFonts w:asciiTheme="minorHAnsi" w:hAnsiTheme="minorHAnsi" w:cstheme="minorHAnsi"/>
        </w:rPr>
        <w:t xml:space="preserve"> </w:t>
      </w:r>
      <w:r w:rsidR="00D77DDE" w:rsidRPr="00BB552B">
        <w:rPr>
          <w:rFonts w:asciiTheme="minorHAnsi" w:hAnsiTheme="minorHAnsi" w:cstheme="minorHAnsi"/>
        </w:rPr>
        <w:t xml:space="preserve">20 </w:t>
      </w:r>
      <w:r w:rsidR="002E20EE" w:rsidRPr="00BB552B">
        <w:rPr>
          <w:rFonts w:asciiTheme="minorHAnsi" w:hAnsiTheme="minorHAnsi" w:cstheme="minorHAnsi"/>
        </w:rPr>
        <w:t>sampling units</w:t>
      </w:r>
      <w:r w:rsidR="00F778A5" w:rsidRPr="00BB552B">
        <w:rPr>
          <w:rFonts w:asciiTheme="minorHAnsi" w:hAnsiTheme="minorHAnsi" w:cstheme="minorHAnsi"/>
        </w:rPr>
        <w:t>.</w:t>
      </w:r>
      <w:r w:rsidR="00D77DDE" w:rsidRPr="00BB552B">
        <w:rPr>
          <w:rFonts w:asciiTheme="minorHAnsi" w:hAnsiTheme="minorHAnsi" w:cstheme="minorHAnsi"/>
        </w:rPr>
        <w:t xml:space="preserve"> Of the species that could be analyzed</w:t>
      </w:r>
      <w:r w:rsidR="00FA6585" w:rsidRPr="00BB552B">
        <w:rPr>
          <w:rFonts w:asciiTheme="minorHAnsi" w:hAnsiTheme="minorHAnsi" w:cstheme="minorHAnsi"/>
        </w:rPr>
        <w:t>,</w:t>
      </w:r>
      <w:r w:rsidR="00F778A5" w:rsidRPr="00BB552B">
        <w:rPr>
          <w:rFonts w:asciiTheme="minorHAnsi" w:hAnsiTheme="minorHAnsi" w:cstheme="minorHAnsi"/>
        </w:rPr>
        <w:t xml:space="preserve"> </w:t>
      </w:r>
      <w:r w:rsidR="00FA6585" w:rsidRPr="00BB552B">
        <w:rPr>
          <w:rFonts w:asciiTheme="minorHAnsi" w:hAnsiTheme="minorHAnsi" w:cstheme="minorHAnsi"/>
        </w:rPr>
        <w:t>cottontail</w:t>
      </w:r>
      <w:r w:rsidR="00693F00" w:rsidRPr="00BB552B">
        <w:rPr>
          <w:rFonts w:asciiTheme="minorHAnsi" w:hAnsiTheme="minorHAnsi" w:cstheme="minorHAnsi"/>
        </w:rPr>
        <w:t xml:space="preserve"> </w:t>
      </w:r>
      <w:proofErr w:type="gramStart"/>
      <w:r w:rsidR="00F778A5" w:rsidRPr="00BB552B">
        <w:rPr>
          <w:rFonts w:asciiTheme="minorHAnsi" w:hAnsiTheme="minorHAnsi" w:cstheme="minorHAnsi"/>
        </w:rPr>
        <w:t>were</w:t>
      </w:r>
      <w:proofErr w:type="gramEnd"/>
      <w:r w:rsidR="00F778A5" w:rsidRPr="00BB552B">
        <w:rPr>
          <w:rFonts w:asciiTheme="minorHAnsi" w:hAnsiTheme="minorHAnsi" w:cstheme="minorHAnsi"/>
        </w:rPr>
        <w:t xml:space="preserve"> detected the least, totaling </w:t>
      </w:r>
      <w:r w:rsidR="00FA6585" w:rsidRPr="00BB552B">
        <w:rPr>
          <w:rFonts w:asciiTheme="minorHAnsi" w:hAnsiTheme="minorHAnsi" w:cstheme="minorHAnsi"/>
        </w:rPr>
        <w:t>72</w:t>
      </w:r>
      <w:r w:rsidR="00F778A5" w:rsidRPr="00BB552B">
        <w:rPr>
          <w:rFonts w:asciiTheme="minorHAnsi" w:hAnsiTheme="minorHAnsi" w:cstheme="minorHAnsi"/>
        </w:rPr>
        <w:t xml:space="preserve"> pictures a</w:t>
      </w:r>
      <w:r w:rsidR="00FA6585" w:rsidRPr="00BB552B">
        <w:rPr>
          <w:rFonts w:asciiTheme="minorHAnsi" w:hAnsiTheme="minorHAnsi" w:cstheme="minorHAnsi"/>
        </w:rPr>
        <w:t>cross</w:t>
      </w:r>
      <w:r w:rsidR="00F778A5" w:rsidRPr="00BB552B">
        <w:rPr>
          <w:rFonts w:asciiTheme="minorHAnsi" w:hAnsiTheme="minorHAnsi" w:cstheme="minorHAnsi"/>
        </w:rPr>
        <w:t xml:space="preserve"> </w:t>
      </w:r>
      <w:r w:rsidR="00693F00" w:rsidRPr="00BB552B">
        <w:rPr>
          <w:rFonts w:asciiTheme="minorHAnsi" w:hAnsiTheme="minorHAnsi" w:cstheme="minorHAnsi"/>
        </w:rPr>
        <w:t>nine</w:t>
      </w:r>
      <w:r w:rsidR="0087679E" w:rsidRPr="00BB552B">
        <w:rPr>
          <w:rFonts w:asciiTheme="minorHAnsi" w:hAnsiTheme="minorHAnsi" w:cstheme="minorHAnsi"/>
        </w:rPr>
        <w:t xml:space="preserve"> of the 20 </w:t>
      </w:r>
      <w:r w:rsidR="00957ED2" w:rsidRPr="00BB552B">
        <w:rPr>
          <w:rFonts w:asciiTheme="minorHAnsi" w:hAnsiTheme="minorHAnsi" w:cstheme="minorHAnsi"/>
        </w:rPr>
        <w:t>sampling</w:t>
      </w:r>
      <w:r w:rsidR="00957ED2">
        <w:rPr>
          <w:rFonts w:asciiTheme="minorHAnsi" w:hAnsiTheme="minorHAnsi" w:cstheme="minorHAnsi"/>
        </w:rPr>
        <w:t xml:space="preserve"> units</w:t>
      </w:r>
      <w:r w:rsidR="0087679E" w:rsidRPr="00BB552B">
        <w:rPr>
          <w:rFonts w:asciiTheme="minorHAnsi" w:hAnsiTheme="minorHAnsi" w:cstheme="minorHAnsi"/>
        </w:rPr>
        <w:t>.</w:t>
      </w:r>
    </w:p>
    <w:p w14:paraId="5A6EA39C" w14:textId="76C71B0E" w:rsidR="00957ED2" w:rsidRDefault="00957ED2">
      <w:pPr>
        <w:contextualSpacing/>
        <w:rPr>
          <w:rFonts w:asciiTheme="minorHAnsi" w:hAnsiTheme="minorHAnsi" w:cstheme="minorHAnsi"/>
        </w:rPr>
      </w:pPr>
    </w:p>
    <w:p w14:paraId="4F65D5EE" w14:textId="77777777" w:rsidR="00957ED2" w:rsidRPr="00BB552B" w:rsidRDefault="00957ED2">
      <w:pPr>
        <w:contextualSpacing/>
        <w:rPr>
          <w:rFonts w:asciiTheme="minorHAnsi" w:hAnsiTheme="minorHAnsi" w:cstheme="minorHAnsi"/>
        </w:rPr>
      </w:pPr>
    </w:p>
    <w:p w14:paraId="2F13A548" w14:textId="77777777" w:rsidR="002E20EE" w:rsidRPr="00BB552B" w:rsidRDefault="002E20EE" w:rsidP="002633CF">
      <w:pPr>
        <w:contextualSpacing/>
        <w:rPr>
          <w:rFonts w:asciiTheme="minorHAnsi" w:hAnsiTheme="minorHAnsi" w:cstheme="minorHAnsi"/>
        </w:rPr>
      </w:pPr>
    </w:p>
    <w:p w14:paraId="6513366D" w14:textId="18C1D76F" w:rsidR="006B648A" w:rsidRPr="00BB552B" w:rsidRDefault="006B648A">
      <w:pPr>
        <w:pStyle w:val="Heading2"/>
        <w:contextualSpacing/>
        <w:rPr>
          <w:rFonts w:asciiTheme="minorHAnsi" w:hAnsiTheme="minorHAnsi" w:cstheme="minorHAnsi"/>
        </w:rPr>
      </w:pPr>
      <w:r w:rsidRPr="00BB552B">
        <w:rPr>
          <w:rFonts w:asciiTheme="minorHAnsi" w:hAnsiTheme="minorHAnsi" w:cstheme="minorHAnsi"/>
        </w:rPr>
        <w:t>D</w:t>
      </w:r>
      <w:r w:rsidR="00842454" w:rsidRPr="00BB552B">
        <w:rPr>
          <w:rFonts w:asciiTheme="minorHAnsi" w:hAnsiTheme="minorHAnsi" w:cstheme="minorHAnsi"/>
        </w:rPr>
        <w:t>id</w:t>
      </w:r>
      <w:r w:rsidRPr="00BB552B">
        <w:rPr>
          <w:rFonts w:asciiTheme="minorHAnsi" w:hAnsiTheme="minorHAnsi" w:cstheme="minorHAnsi"/>
        </w:rPr>
        <w:t xml:space="preserve"> lure increase the number of days a species </w:t>
      </w:r>
      <w:r w:rsidR="00842454" w:rsidRPr="00BB552B">
        <w:rPr>
          <w:rFonts w:asciiTheme="minorHAnsi" w:hAnsiTheme="minorHAnsi" w:cstheme="minorHAnsi"/>
        </w:rPr>
        <w:t>was</w:t>
      </w:r>
      <w:r w:rsidRPr="00BB552B">
        <w:rPr>
          <w:rFonts w:asciiTheme="minorHAnsi" w:hAnsiTheme="minorHAnsi" w:cstheme="minorHAnsi"/>
        </w:rPr>
        <w:t xml:space="preserve"> detected?</w:t>
      </w:r>
    </w:p>
    <w:p w14:paraId="4819DAC6" w14:textId="77777777" w:rsidR="002E20EE" w:rsidRPr="008F5C7A" w:rsidRDefault="002E20EE" w:rsidP="002633CF">
      <w:pPr>
        <w:rPr>
          <w:rFonts w:asciiTheme="minorHAnsi" w:hAnsiTheme="minorHAnsi" w:cstheme="minorHAnsi"/>
        </w:rPr>
      </w:pPr>
    </w:p>
    <w:p w14:paraId="1CCF2857" w14:textId="41F60850" w:rsidR="008C0569" w:rsidRPr="00CC08C6" w:rsidRDefault="00433255" w:rsidP="002633CF">
      <w:pPr>
        <w:contextualSpacing/>
        <w:rPr>
          <w:rFonts w:asciiTheme="minorHAnsi" w:hAnsiTheme="minorHAnsi" w:cstheme="minorHAnsi"/>
        </w:rPr>
      </w:pPr>
      <w:r>
        <w:rPr>
          <w:rFonts w:asciiTheme="minorHAnsi" w:hAnsiTheme="minorHAnsi" w:cstheme="minorHAnsi"/>
        </w:rPr>
        <w:t>Independent of the potential effects of</w:t>
      </w:r>
      <w:r w:rsidRPr="008F3316">
        <w:rPr>
          <w:rFonts w:asciiTheme="minorHAnsi" w:hAnsiTheme="minorHAnsi" w:cstheme="minorHAnsi"/>
        </w:rPr>
        <w:t xml:space="preserve"> </w:t>
      </w:r>
      <w:r w:rsidR="004B17B1" w:rsidRPr="008F3316">
        <w:rPr>
          <w:rFonts w:asciiTheme="minorHAnsi" w:hAnsiTheme="minorHAnsi" w:cstheme="minorHAnsi"/>
        </w:rPr>
        <w:t xml:space="preserve">lure, daily detection probability varied greatly between species (Figure </w:t>
      </w:r>
      <w:r w:rsidR="00B11D86">
        <w:rPr>
          <w:rFonts w:asciiTheme="minorHAnsi" w:hAnsiTheme="minorHAnsi" w:cstheme="minorHAnsi"/>
        </w:rPr>
        <w:t>2</w:t>
      </w:r>
      <w:r w:rsidR="004B17B1" w:rsidRPr="008F3316">
        <w:rPr>
          <w:rFonts w:asciiTheme="minorHAnsi" w:hAnsiTheme="minorHAnsi" w:cstheme="minorHAnsi"/>
        </w:rPr>
        <w:t>).</w:t>
      </w:r>
      <w:r w:rsidR="0043046B" w:rsidRPr="008F3316">
        <w:rPr>
          <w:rFonts w:asciiTheme="minorHAnsi" w:hAnsiTheme="minorHAnsi" w:cstheme="minorHAnsi"/>
        </w:rPr>
        <w:t xml:space="preserve"> Coyote, for example, </w:t>
      </w:r>
      <w:r w:rsidR="00257F7B" w:rsidRPr="008F5C7A">
        <w:rPr>
          <w:rFonts w:asciiTheme="minorHAnsi" w:hAnsiTheme="minorHAnsi" w:cstheme="minorHAnsi"/>
        </w:rPr>
        <w:t>exhibited</w:t>
      </w:r>
      <w:r w:rsidR="0043046B" w:rsidRPr="008F5C7A">
        <w:rPr>
          <w:rFonts w:asciiTheme="minorHAnsi" w:hAnsiTheme="minorHAnsi" w:cstheme="minorHAnsi"/>
        </w:rPr>
        <w:t xml:space="preserve"> a 5.77% (95% CI = 2.85 – 9.21) probability of being detected each day, which did not increase when lure was placed in front of a camera (Figure </w:t>
      </w:r>
      <w:r w:rsidR="00B071C7" w:rsidRPr="008F5C7A">
        <w:rPr>
          <w:rFonts w:asciiTheme="minorHAnsi" w:hAnsiTheme="minorHAnsi" w:cstheme="minorHAnsi"/>
        </w:rPr>
        <w:t>2</w:t>
      </w:r>
      <w:r w:rsidR="0043046B" w:rsidRPr="008F5C7A">
        <w:rPr>
          <w:rFonts w:asciiTheme="minorHAnsi" w:hAnsiTheme="minorHAnsi" w:cstheme="minorHAnsi"/>
        </w:rPr>
        <w:t xml:space="preserve">). Raccoon and gray squirrel had the highest </w:t>
      </w:r>
      <w:r w:rsidR="002E20EE" w:rsidRPr="008F5C7A">
        <w:rPr>
          <w:rFonts w:asciiTheme="minorHAnsi" w:hAnsiTheme="minorHAnsi" w:cstheme="minorHAnsi"/>
        </w:rPr>
        <w:t xml:space="preserve">daily </w:t>
      </w:r>
      <w:r w:rsidR="0043046B" w:rsidRPr="008F5C7A">
        <w:rPr>
          <w:rFonts w:asciiTheme="minorHAnsi" w:hAnsiTheme="minorHAnsi" w:cstheme="minorHAnsi"/>
        </w:rPr>
        <w:t>detection probabilities</w:t>
      </w:r>
      <w:r w:rsidR="00C45F41" w:rsidRPr="008F5C7A">
        <w:rPr>
          <w:rFonts w:asciiTheme="minorHAnsi" w:hAnsiTheme="minorHAnsi" w:cstheme="minorHAnsi"/>
        </w:rPr>
        <w:t xml:space="preserve"> without lure</w:t>
      </w:r>
      <w:r w:rsidR="0043046B" w:rsidRPr="008F5C7A">
        <w:rPr>
          <w:rFonts w:asciiTheme="minorHAnsi" w:hAnsiTheme="minorHAnsi" w:cstheme="minorHAnsi"/>
        </w:rPr>
        <w:t>, which were respectively 46.09% (95% CI = 36.69 – 55.00) and 47.89% (95% CI = 36.45 – 58.49).</w:t>
      </w:r>
      <w:r w:rsidR="00842454" w:rsidRPr="008F5C7A">
        <w:rPr>
          <w:rFonts w:asciiTheme="minorHAnsi" w:hAnsiTheme="minorHAnsi" w:cstheme="minorHAnsi"/>
        </w:rPr>
        <w:t xml:space="preserve"> </w:t>
      </w:r>
      <w:r w:rsidR="00842454" w:rsidRPr="008F3316">
        <w:rPr>
          <w:rFonts w:asciiTheme="minorHAnsi" w:hAnsiTheme="minorHAnsi" w:cstheme="minorHAnsi"/>
        </w:rPr>
        <w:t>The presence of lure significantly increased the number of days two species were detected: opossum and chipmunk. Opossum detection probability increased</w:t>
      </w:r>
      <w:r w:rsidR="00842454" w:rsidRPr="008F5C7A">
        <w:rPr>
          <w:rFonts w:asciiTheme="minorHAnsi" w:hAnsiTheme="minorHAnsi" w:cstheme="minorHAnsi"/>
        </w:rPr>
        <w:t xml:space="preserve"> by 8.20% (95% CI = 3.32 – 13.36) when lure was present to a total daily detection probability of 25.08% (95% CI = 18.03 – 32.46). Lure had a lesser effect on chipmunk detection probability, which increased by 4.76% (95% CI = 0.38 – 10.40). </w:t>
      </w:r>
      <w:r w:rsidR="0043046B" w:rsidRPr="008F5C7A">
        <w:rPr>
          <w:rFonts w:asciiTheme="minorHAnsi" w:hAnsiTheme="minorHAnsi" w:cstheme="minorHAnsi"/>
        </w:rPr>
        <w:t xml:space="preserve"> </w:t>
      </w:r>
      <w:r w:rsidR="00842454" w:rsidRPr="008F5C7A">
        <w:rPr>
          <w:rFonts w:asciiTheme="minorHAnsi" w:hAnsiTheme="minorHAnsi" w:cstheme="minorHAnsi"/>
        </w:rPr>
        <w:t>T</w:t>
      </w:r>
      <w:r w:rsidR="0043046B" w:rsidRPr="008F5C7A">
        <w:rPr>
          <w:rFonts w:asciiTheme="minorHAnsi" w:hAnsiTheme="minorHAnsi" w:cstheme="minorHAnsi"/>
        </w:rPr>
        <w:t xml:space="preserve">he presence of lure increased raccoon and gray squirrel detection by </w:t>
      </w:r>
      <w:r w:rsidR="002E20EE" w:rsidRPr="008F5C7A">
        <w:rPr>
          <w:rFonts w:asciiTheme="minorHAnsi" w:hAnsiTheme="minorHAnsi" w:cstheme="minorHAnsi"/>
        </w:rPr>
        <w:t>about</w:t>
      </w:r>
      <w:r w:rsidR="0043046B" w:rsidRPr="008F5C7A">
        <w:rPr>
          <w:rFonts w:asciiTheme="minorHAnsi" w:hAnsiTheme="minorHAnsi" w:cstheme="minorHAnsi"/>
        </w:rPr>
        <w:t xml:space="preserve"> 5%, but 95% credible intervals of this effect bounded zero (Figure </w:t>
      </w:r>
      <w:r w:rsidR="00B071C7" w:rsidRPr="00A5783E">
        <w:rPr>
          <w:rFonts w:asciiTheme="minorHAnsi" w:hAnsiTheme="minorHAnsi" w:cstheme="minorHAnsi"/>
        </w:rPr>
        <w:t>2</w:t>
      </w:r>
      <w:r w:rsidR="0043046B" w:rsidRPr="00A5783E">
        <w:rPr>
          <w:rFonts w:asciiTheme="minorHAnsi" w:hAnsiTheme="minorHAnsi" w:cstheme="minorHAnsi"/>
        </w:rPr>
        <w:t>).</w:t>
      </w:r>
      <w:r w:rsidR="002E20EE" w:rsidRPr="00CC08C6">
        <w:rPr>
          <w:rFonts w:asciiTheme="minorHAnsi" w:hAnsiTheme="minorHAnsi" w:cstheme="minorHAnsi"/>
        </w:rPr>
        <w:t xml:space="preserve"> </w:t>
      </w:r>
      <w:r w:rsidR="00C26C5C" w:rsidRPr="00CC08C6">
        <w:rPr>
          <w:rFonts w:asciiTheme="minorHAnsi" w:hAnsiTheme="minorHAnsi" w:cstheme="minorHAnsi"/>
        </w:rPr>
        <w:t>T</w:t>
      </w:r>
      <w:r w:rsidR="002E20EE" w:rsidRPr="00CC08C6">
        <w:rPr>
          <w:rFonts w:asciiTheme="minorHAnsi" w:hAnsiTheme="minorHAnsi" w:cstheme="minorHAnsi"/>
        </w:rPr>
        <w:t xml:space="preserve">here was some indication that the daily detection probability of </w:t>
      </w:r>
      <w:r w:rsidR="00C26C5C" w:rsidRPr="00CC08C6">
        <w:rPr>
          <w:rFonts w:asciiTheme="minorHAnsi" w:hAnsiTheme="minorHAnsi" w:cstheme="minorHAnsi"/>
        </w:rPr>
        <w:t>cottontail</w:t>
      </w:r>
      <w:r w:rsidR="002E20EE" w:rsidRPr="00CC08C6">
        <w:rPr>
          <w:rFonts w:asciiTheme="minorHAnsi" w:hAnsiTheme="minorHAnsi" w:cstheme="minorHAnsi"/>
        </w:rPr>
        <w:t xml:space="preserve"> and deer decreased by about 3% given the presence of lure.</w:t>
      </w:r>
    </w:p>
    <w:p w14:paraId="3E127E58" w14:textId="77777777" w:rsidR="008C0569" w:rsidRPr="008F3316" w:rsidRDefault="00EF74FF" w:rsidP="002633CF">
      <w:pPr>
        <w:keepNext/>
        <w:contextualSpacing/>
        <w:rPr>
          <w:rFonts w:asciiTheme="minorHAnsi" w:hAnsiTheme="minorHAnsi" w:cstheme="minorHAnsi"/>
        </w:rPr>
      </w:pPr>
      <w:r w:rsidRPr="008F3316">
        <w:rPr>
          <w:rFonts w:asciiTheme="minorHAnsi" w:hAnsiTheme="minorHAnsi" w:cstheme="minorHAnsi"/>
          <w:noProof/>
        </w:rPr>
        <w:lastRenderedPageBreak/>
        <w:drawing>
          <wp:inline distT="0" distB="0" distL="0" distR="0" wp14:anchorId="5F3CF6DD" wp14:editId="746FF7C0">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combo_lure_det.tiff"/>
                    <pic:cNvPicPr>
                      <a:picLocks noChangeAspect="1" noChangeArrowheads="1"/>
                    </pic:cNvPicPr>
                  </pic:nvPicPr>
                  <pic:blipFill>
                    <a:blip r:embed="rId11"/>
                    <a:stretch>
                      <a:fillRect/>
                    </a:stretch>
                  </pic:blipFill>
                  <pic:spPr bwMode="auto">
                    <a:xfrm>
                      <a:off x="0" y="0"/>
                      <a:ext cx="5486400" cy="3657600"/>
                    </a:xfrm>
                    <a:prstGeom prst="rect">
                      <a:avLst/>
                    </a:prstGeom>
                    <a:noFill/>
                    <a:ln>
                      <a:noFill/>
                    </a:ln>
                  </pic:spPr>
                </pic:pic>
              </a:graphicData>
            </a:graphic>
          </wp:inline>
        </w:drawing>
      </w:r>
    </w:p>
    <w:p w14:paraId="6685D0B4" w14:textId="52A2C160" w:rsidR="008C0569" w:rsidRPr="008F5C7A" w:rsidRDefault="008C0569" w:rsidP="002633CF">
      <w:pPr>
        <w:pStyle w:val="Caption"/>
        <w:contextualSpacing/>
        <w:rPr>
          <w:rFonts w:cstheme="minorHAnsi"/>
          <w:i w:val="0"/>
          <w:color w:val="auto"/>
          <w:sz w:val="22"/>
        </w:rPr>
      </w:pPr>
      <w:r w:rsidRPr="008F3316">
        <w:rPr>
          <w:rFonts w:cstheme="minorHAnsi"/>
          <w:b/>
          <w:i w:val="0"/>
          <w:color w:val="auto"/>
          <w:sz w:val="22"/>
        </w:rPr>
        <w:t xml:space="preserve">Figure </w:t>
      </w:r>
      <w:r w:rsidRPr="008F3316">
        <w:rPr>
          <w:rFonts w:cstheme="minorHAnsi"/>
          <w:b/>
          <w:i w:val="0"/>
          <w:color w:val="auto"/>
          <w:sz w:val="22"/>
        </w:rPr>
        <w:fldChar w:fldCharType="begin"/>
      </w:r>
      <w:r w:rsidRPr="008F5C7A">
        <w:rPr>
          <w:rFonts w:cstheme="minorHAnsi"/>
          <w:b/>
          <w:i w:val="0"/>
          <w:color w:val="auto"/>
          <w:sz w:val="22"/>
        </w:rPr>
        <w:instrText xml:space="preserve"> SEQ Figure \* ARABIC </w:instrText>
      </w:r>
      <w:r w:rsidRPr="008F3316">
        <w:rPr>
          <w:rFonts w:cstheme="minorHAnsi"/>
          <w:b/>
          <w:i w:val="0"/>
          <w:color w:val="auto"/>
          <w:sz w:val="22"/>
        </w:rPr>
        <w:fldChar w:fldCharType="separate"/>
      </w:r>
      <w:r w:rsidR="00E604A9" w:rsidRPr="008F3316">
        <w:rPr>
          <w:rFonts w:cstheme="minorHAnsi"/>
          <w:b/>
          <w:i w:val="0"/>
          <w:noProof/>
          <w:color w:val="auto"/>
          <w:sz w:val="22"/>
        </w:rPr>
        <w:t>2</w:t>
      </w:r>
      <w:r w:rsidRPr="008F3316">
        <w:rPr>
          <w:rFonts w:cstheme="minorHAnsi"/>
          <w:b/>
          <w:i w:val="0"/>
          <w:color w:val="auto"/>
          <w:sz w:val="22"/>
        </w:rPr>
        <w:fldChar w:fldCharType="end"/>
      </w:r>
      <w:r w:rsidRPr="008F3316">
        <w:rPr>
          <w:rFonts w:cstheme="minorHAnsi"/>
          <w:b/>
          <w:i w:val="0"/>
          <w:color w:val="auto"/>
          <w:sz w:val="22"/>
        </w:rPr>
        <w:t>.</w:t>
      </w:r>
      <w:r w:rsidRPr="008F3316">
        <w:rPr>
          <w:rFonts w:cstheme="minorHAnsi"/>
          <w:i w:val="0"/>
          <w:color w:val="auto"/>
          <w:sz w:val="22"/>
        </w:rPr>
        <w:t xml:space="preserve"> Lure had a marginal, but varying effect on the number of days species were detected. The left plot illustrates the daily probability of detecting</w:t>
      </w:r>
      <w:r w:rsidR="001C7305" w:rsidRPr="008F5C7A">
        <w:rPr>
          <w:rFonts w:cstheme="minorHAnsi"/>
          <w:i w:val="0"/>
          <w:color w:val="auto"/>
          <w:sz w:val="22"/>
        </w:rPr>
        <w:t xml:space="preserve"> a</w:t>
      </w:r>
      <w:r w:rsidRPr="008F5C7A">
        <w:rPr>
          <w:rFonts w:cstheme="minorHAnsi"/>
          <w:i w:val="0"/>
          <w:color w:val="auto"/>
          <w:sz w:val="22"/>
        </w:rPr>
        <w:t xml:space="preserve"> species when no lure was in front of a camera. The right plot illustrates how a species detection probability on the left </w:t>
      </w:r>
      <w:r w:rsidR="002E20EE" w:rsidRPr="008F5C7A">
        <w:rPr>
          <w:rFonts w:cstheme="minorHAnsi"/>
          <w:i w:val="0"/>
          <w:color w:val="auto"/>
          <w:sz w:val="22"/>
        </w:rPr>
        <w:t>change</w:t>
      </w:r>
      <w:r w:rsidR="00C26C5C" w:rsidRPr="008F5C7A">
        <w:rPr>
          <w:rFonts w:cstheme="minorHAnsi"/>
          <w:i w:val="0"/>
          <w:color w:val="auto"/>
          <w:sz w:val="22"/>
        </w:rPr>
        <w:t>d</w:t>
      </w:r>
      <w:r w:rsidR="002E20EE" w:rsidRPr="008F5C7A">
        <w:rPr>
          <w:rFonts w:cstheme="minorHAnsi"/>
          <w:i w:val="0"/>
          <w:color w:val="auto"/>
          <w:sz w:val="22"/>
        </w:rPr>
        <w:t xml:space="preserve"> </w:t>
      </w:r>
      <w:r w:rsidRPr="008F5C7A">
        <w:rPr>
          <w:rFonts w:cstheme="minorHAnsi"/>
          <w:i w:val="0"/>
          <w:color w:val="auto"/>
          <w:sz w:val="22"/>
        </w:rPr>
        <w:t xml:space="preserve">given the presence of lure. Vertical solid lines are median estimates which are plotted </w:t>
      </w:r>
      <w:r w:rsidR="002E20EE" w:rsidRPr="008F5C7A">
        <w:rPr>
          <w:rFonts w:cstheme="minorHAnsi"/>
          <w:i w:val="0"/>
          <w:color w:val="auto"/>
          <w:sz w:val="22"/>
        </w:rPr>
        <w:t>with</w:t>
      </w:r>
      <w:r w:rsidRPr="008F5C7A">
        <w:rPr>
          <w:rFonts w:cstheme="minorHAnsi"/>
          <w:i w:val="0"/>
          <w:color w:val="auto"/>
          <w:sz w:val="22"/>
        </w:rPr>
        <w:t xml:space="preserve"> the posterior distribution that fell within the associated 95% credible interval.</w:t>
      </w:r>
    </w:p>
    <w:p w14:paraId="75A792B8" w14:textId="37611A9A" w:rsidR="006B648A" w:rsidRPr="008F5C7A" w:rsidRDefault="008A0565">
      <w:pPr>
        <w:pStyle w:val="Heading2"/>
        <w:contextualSpacing/>
        <w:rPr>
          <w:rFonts w:asciiTheme="minorHAnsi" w:hAnsiTheme="minorHAnsi" w:cstheme="minorHAnsi"/>
        </w:rPr>
      </w:pPr>
      <w:r w:rsidRPr="008F3316">
        <w:rPr>
          <w:rFonts w:asciiTheme="minorHAnsi" w:hAnsiTheme="minorHAnsi" w:cstheme="minorHAnsi"/>
        </w:rPr>
        <w:t xml:space="preserve"> D</w:t>
      </w:r>
      <w:r w:rsidR="00C26C5C" w:rsidRPr="008F3316">
        <w:rPr>
          <w:rFonts w:asciiTheme="minorHAnsi" w:hAnsiTheme="minorHAnsi" w:cstheme="minorHAnsi"/>
        </w:rPr>
        <w:t>id</w:t>
      </w:r>
      <w:r w:rsidRPr="008F3316">
        <w:rPr>
          <w:rFonts w:asciiTheme="minorHAnsi" w:hAnsiTheme="minorHAnsi" w:cstheme="minorHAnsi"/>
        </w:rPr>
        <w:t xml:space="preserve"> lure decrease the amount of time to first detection?</w:t>
      </w:r>
    </w:p>
    <w:p w14:paraId="7AF6C11A" w14:textId="77777777" w:rsidR="002E20EE" w:rsidRPr="008F5C7A" w:rsidRDefault="002E20EE" w:rsidP="002633CF">
      <w:pPr>
        <w:rPr>
          <w:rFonts w:asciiTheme="minorHAnsi" w:hAnsiTheme="minorHAnsi" w:cstheme="minorHAnsi"/>
        </w:rPr>
      </w:pPr>
    </w:p>
    <w:p w14:paraId="025886AE" w14:textId="39F39A95" w:rsidR="002D77F9" w:rsidRPr="006B0E49" w:rsidRDefault="001C7305" w:rsidP="002633CF">
      <w:pPr>
        <w:contextualSpacing/>
        <w:rPr>
          <w:rFonts w:asciiTheme="minorHAnsi" w:hAnsiTheme="minorHAnsi" w:cstheme="minorHAnsi"/>
        </w:rPr>
      </w:pPr>
      <w:r w:rsidRPr="008F3316">
        <w:rPr>
          <w:rFonts w:asciiTheme="minorHAnsi" w:hAnsiTheme="minorHAnsi" w:cstheme="minorHAnsi"/>
        </w:rPr>
        <w:t>Without lure, t</w:t>
      </w:r>
      <w:r w:rsidR="002D77F9" w:rsidRPr="008F3316">
        <w:rPr>
          <w:rFonts w:asciiTheme="minorHAnsi" w:hAnsiTheme="minorHAnsi" w:cstheme="minorHAnsi"/>
        </w:rPr>
        <w:t xml:space="preserve">he </w:t>
      </w:r>
      <w:r w:rsidR="006A0A91" w:rsidRPr="008F3316">
        <w:rPr>
          <w:rFonts w:asciiTheme="minorHAnsi" w:hAnsiTheme="minorHAnsi" w:cstheme="minorHAnsi"/>
        </w:rPr>
        <w:t xml:space="preserve">expected </w:t>
      </w:r>
      <w:r w:rsidR="00E43A77" w:rsidRPr="008F5C7A">
        <w:rPr>
          <w:rFonts w:asciiTheme="minorHAnsi" w:hAnsiTheme="minorHAnsi" w:cstheme="minorHAnsi"/>
        </w:rPr>
        <w:t>number</w:t>
      </w:r>
      <w:r w:rsidR="002D77F9" w:rsidRPr="008F5C7A">
        <w:rPr>
          <w:rFonts w:asciiTheme="minorHAnsi" w:hAnsiTheme="minorHAnsi" w:cstheme="minorHAnsi"/>
        </w:rPr>
        <w:t xml:space="preserve"> of days to first detection ranged from </w:t>
      </w:r>
      <w:r w:rsidRPr="008F5C7A">
        <w:rPr>
          <w:rFonts w:asciiTheme="minorHAnsi" w:hAnsiTheme="minorHAnsi" w:cstheme="minorHAnsi"/>
        </w:rPr>
        <w:t>2.21 (95% CI</w:t>
      </w:r>
      <w:r w:rsidR="00E43A77" w:rsidRPr="008F5C7A">
        <w:rPr>
          <w:rFonts w:asciiTheme="minorHAnsi" w:hAnsiTheme="minorHAnsi" w:cstheme="minorHAnsi"/>
        </w:rPr>
        <w:t xml:space="preserve"> = 1.12 – 3.69) for gray squirrel to 20.75 days (95% CI = 9.63 – 45.37) for cottontail</w:t>
      </w:r>
      <w:r w:rsidR="00C26C5C" w:rsidRPr="008F5C7A">
        <w:rPr>
          <w:rFonts w:asciiTheme="minorHAnsi" w:hAnsiTheme="minorHAnsi" w:cstheme="minorHAnsi"/>
        </w:rPr>
        <w:t xml:space="preserve"> </w:t>
      </w:r>
      <w:r w:rsidR="00E43A77" w:rsidRPr="008F5C7A">
        <w:rPr>
          <w:rFonts w:asciiTheme="minorHAnsi" w:hAnsiTheme="minorHAnsi" w:cstheme="minorHAnsi"/>
        </w:rPr>
        <w:t xml:space="preserve">(Figure </w:t>
      </w:r>
      <w:r w:rsidR="002E20EE" w:rsidRPr="008F5C7A">
        <w:rPr>
          <w:rFonts w:asciiTheme="minorHAnsi" w:hAnsiTheme="minorHAnsi" w:cstheme="minorHAnsi"/>
        </w:rPr>
        <w:t>3</w:t>
      </w:r>
      <w:r w:rsidR="00E43A77" w:rsidRPr="008F5C7A">
        <w:rPr>
          <w:rFonts w:asciiTheme="minorHAnsi" w:hAnsiTheme="minorHAnsi" w:cstheme="minorHAnsi"/>
        </w:rPr>
        <w:t>). When lure w</w:t>
      </w:r>
      <w:r w:rsidR="008B2278" w:rsidRPr="00A5783E">
        <w:rPr>
          <w:rFonts w:asciiTheme="minorHAnsi" w:hAnsiTheme="minorHAnsi" w:cstheme="minorHAnsi"/>
        </w:rPr>
        <w:t>as</w:t>
      </w:r>
      <w:r w:rsidR="00E43A77" w:rsidRPr="00A5783E">
        <w:rPr>
          <w:rFonts w:asciiTheme="minorHAnsi" w:hAnsiTheme="minorHAnsi" w:cstheme="minorHAnsi"/>
        </w:rPr>
        <w:t xml:space="preserve"> pla</w:t>
      </w:r>
      <w:r w:rsidR="00E43A77" w:rsidRPr="00CC08C6">
        <w:rPr>
          <w:rFonts w:asciiTheme="minorHAnsi" w:hAnsiTheme="minorHAnsi" w:cstheme="minorHAnsi"/>
        </w:rPr>
        <w:t xml:space="preserve">ced in </w:t>
      </w:r>
      <w:r w:rsidR="00964F0E" w:rsidRPr="00CC08C6">
        <w:rPr>
          <w:rFonts w:asciiTheme="minorHAnsi" w:hAnsiTheme="minorHAnsi" w:cstheme="minorHAnsi"/>
        </w:rPr>
        <w:t>view</w:t>
      </w:r>
      <w:r w:rsidR="00E43A77" w:rsidRPr="00CC08C6">
        <w:rPr>
          <w:rFonts w:asciiTheme="minorHAnsi" w:hAnsiTheme="minorHAnsi" w:cstheme="minorHAnsi"/>
        </w:rPr>
        <w:t xml:space="preserve"> of a camera most species showed a</w:t>
      </w:r>
      <w:r w:rsidR="006A0A91" w:rsidRPr="00CC08C6">
        <w:rPr>
          <w:rFonts w:asciiTheme="minorHAnsi" w:hAnsiTheme="minorHAnsi" w:cstheme="minorHAnsi"/>
        </w:rPr>
        <w:t xml:space="preserve"> general</w:t>
      </w:r>
      <w:r w:rsidR="00E43A77" w:rsidRPr="00CC08C6">
        <w:rPr>
          <w:rFonts w:asciiTheme="minorHAnsi" w:hAnsiTheme="minorHAnsi" w:cstheme="minorHAnsi"/>
        </w:rPr>
        <w:t xml:space="preserve"> decreas</w:t>
      </w:r>
      <w:r w:rsidR="0095535E" w:rsidRPr="00CC08C6">
        <w:rPr>
          <w:rFonts w:asciiTheme="minorHAnsi" w:hAnsiTheme="minorHAnsi" w:cstheme="minorHAnsi"/>
        </w:rPr>
        <w:t>ing trend</w:t>
      </w:r>
      <w:r w:rsidR="00E43A77" w:rsidRPr="00CC08C6">
        <w:rPr>
          <w:rFonts w:asciiTheme="minorHAnsi" w:hAnsiTheme="minorHAnsi" w:cstheme="minorHAnsi"/>
        </w:rPr>
        <w:t xml:space="preserve"> in the amount of time to first detection</w:t>
      </w:r>
      <w:r w:rsidR="006A0A91" w:rsidRPr="00CC08C6">
        <w:rPr>
          <w:rFonts w:asciiTheme="minorHAnsi" w:hAnsiTheme="minorHAnsi" w:cstheme="minorHAnsi"/>
        </w:rPr>
        <w:t xml:space="preserve"> (</w:t>
      </w:r>
      <w:r w:rsidR="002E20EE" w:rsidRPr="00CC08C6">
        <w:rPr>
          <w:rFonts w:asciiTheme="minorHAnsi" w:hAnsiTheme="minorHAnsi" w:cstheme="minorHAnsi"/>
        </w:rPr>
        <w:t xml:space="preserve">i.e., </w:t>
      </w:r>
      <w:r w:rsidR="001862B4" w:rsidRPr="00CC08C6">
        <w:rPr>
          <w:rFonts w:asciiTheme="minorHAnsi" w:hAnsiTheme="minorHAnsi" w:cstheme="minorHAnsi"/>
        </w:rPr>
        <w:t>were photographed in fewer days</w:t>
      </w:r>
      <w:r w:rsidR="002E20EE" w:rsidRPr="00CC08C6">
        <w:rPr>
          <w:rFonts w:asciiTheme="minorHAnsi" w:hAnsiTheme="minorHAnsi" w:cstheme="minorHAnsi"/>
        </w:rPr>
        <w:t xml:space="preserve">; </w:t>
      </w:r>
      <w:r w:rsidR="006A0A91" w:rsidRPr="00CC08C6">
        <w:rPr>
          <w:rFonts w:asciiTheme="minorHAnsi" w:hAnsiTheme="minorHAnsi" w:cstheme="minorHAnsi"/>
        </w:rPr>
        <w:t xml:space="preserve">Figure </w:t>
      </w:r>
      <w:r w:rsidR="00B071C7" w:rsidRPr="00CC08C6">
        <w:rPr>
          <w:rFonts w:asciiTheme="minorHAnsi" w:hAnsiTheme="minorHAnsi" w:cstheme="minorHAnsi"/>
        </w:rPr>
        <w:t>3</w:t>
      </w:r>
      <w:r w:rsidR="006A0A91" w:rsidRPr="00CC08C6">
        <w:rPr>
          <w:rFonts w:asciiTheme="minorHAnsi" w:hAnsiTheme="minorHAnsi" w:cstheme="minorHAnsi"/>
        </w:rPr>
        <w:t>)</w:t>
      </w:r>
      <w:r w:rsidR="00964F0E" w:rsidRPr="00CC08C6">
        <w:rPr>
          <w:rFonts w:asciiTheme="minorHAnsi" w:hAnsiTheme="minorHAnsi" w:cstheme="minorHAnsi"/>
        </w:rPr>
        <w:t>. However,</w:t>
      </w:r>
      <w:r w:rsidR="00E43A77" w:rsidRPr="00D706F9">
        <w:rPr>
          <w:rFonts w:asciiTheme="minorHAnsi" w:hAnsiTheme="minorHAnsi" w:cstheme="minorHAnsi"/>
        </w:rPr>
        <w:t xml:space="preserve"> </w:t>
      </w:r>
      <w:r w:rsidR="006A0A91" w:rsidRPr="00D706F9">
        <w:rPr>
          <w:rFonts w:asciiTheme="minorHAnsi" w:hAnsiTheme="minorHAnsi" w:cstheme="minorHAnsi"/>
        </w:rPr>
        <w:t xml:space="preserve">credible intervals </w:t>
      </w:r>
      <w:r w:rsidR="00E43A77" w:rsidRPr="004D1BA5">
        <w:rPr>
          <w:rFonts w:asciiTheme="minorHAnsi" w:hAnsiTheme="minorHAnsi" w:cstheme="minorHAnsi"/>
        </w:rPr>
        <w:t>of this</w:t>
      </w:r>
      <w:r w:rsidR="002E20EE" w:rsidRPr="004D1BA5">
        <w:rPr>
          <w:rFonts w:asciiTheme="minorHAnsi" w:hAnsiTheme="minorHAnsi" w:cstheme="minorHAnsi"/>
        </w:rPr>
        <w:t xml:space="preserve"> estimated</w:t>
      </w:r>
      <w:r w:rsidR="00E43A77" w:rsidRPr="00BB552B">
        <w:rPr>
          <w:rFonts w:asciiTheme="minorHAnsi" w:hAnsiTheme="minorHAnsi" w:cstheme="minorHAnsi"/>
        </w:rPr>
        <w:t xml:space="preserve"> effect bounded </w:t>
      </w:r>
      <w:r w:rsidR="00E6370F" w:rsidRPr="00BB552B">
        <w:rPr>
          <w:rFonts w:asciiTheme="minorHAnsi" w:hAnsiTheme="minorHAnsi" w:cstheme="minorHAnsi"/>
        </w:rPr>
        <w:t>zero</w:t>
      </w:r>
      <w:r w:rsidR="00964F0E" w:rsidRPr="00BB552B">
        <w:rPr>
          <w:rFonts w:asciiTheme="minorHAnsi" w:hAnsiTheme="minorHAnsi" w:cstheme="minorHAnsi"/>
        </w:rPr>
        <w:t xml:space="preserve"> for all species except opossum</w:t>
      </w:r>
      <w:r w:rsidR="00E43A77" w:rsidRPr="00BB552B">
        <w:rPr>
          <w:rFonts w:asciiTheme="minorHAnsi" w:hAnsiTheme="minorHAnsi" w:cstheme="minorHAnsi"/>
        </w:rPr>
        <w:t xml:space="preserve">. </w:t>
      </w:r>
      <w:r w:rsidR="00964F0E" w:rsidRPr="00BB552B">
        <w:rPr>
          <w:rFonts w:asciiTheme="minorHAnsi" w:hAnsiTheme="minorHAnsi" w:cstheme="minorHAnsi"/>
        </w:rPr>
        <w:t xml:space="preserve">On average, the </w:t>
      </w:r>
      <w:r w:rsidR="00E6370F" w:rsidRPr="006B0E49">
        <w:rPr>
          <w:rFonts w:asciiTheme="minorHAnsi" w:hAnsiTheme="minorHAnsi" w:cstheme="minorHAnsi"/>
        </w:rPr>
        <w:t xml:space="preserve">expected </w:t>
      </w:r>
      <w:r w:rsidR="00964F0E" w:rsidRPr="006B0E49">
        <w:rPr>
          <w:rFonts w:asciiTheme="minorHAnsi" w:hAnsiTheme="minorHAnsi" w:cstheme="minorHAnsi"/>
        </w:rPr>
        <w:t>time to detect opossum decreased by 35.34% (95% CI = 11.13 – 55.83) to 5.57 days (95% CI = 3.73 – 7.81). There was some indication that it took longer to detect coyote and cottontail</w:t>
      </w:r>
      <w:r w:rsidR="00C26C5C" w:rsidRPr="006B0E49">
        <w:rPr>
          <w:rFonts w:asciiTheme="minorHAnsi" w:hAnsiTheme="minorHAnsi" w:cstheme="minorHAnsi"/>
        </w:rPr>
        <w:t xml:space="preserve"> </w:t>
      </w:r>
      <w:r w:rsidR="00964F0E" w:rsidRPr="006B0E49">
        <w:rPr>
          <w:rFonts w:asciiTheme="minorHAnsi" w:hAnsiTheme="minorHAnsi" w:cstheme="minorHAnsi"/>
        </w:rPr>
        <w:t xml:space="preserve">given the presence of lure, but this effect was also not significant (Figure </w:t>
      </w:r>
      <w:r w:rsidR="00B071C7" w:rsidRPr="006B0E49">
        <w:rPr>
          <w:rFonts w:asciiTheme="minorHAnsi" w:hAnsiTheme="minorHAnsi" w:cstheme="minorHAnsi"/>
        </w:rPr>
        <w:t>3</w:t>
      </w:r>
      <w:r w:rsidR="00964F0E" w:rsidRPr="006B0E49">
        <w:rPr>
          <w:rFonts w:asciiTheme="minorHAnsi" w:hAnsiTheme="minorHAnsi" w:cstheme="minorHAnsi"/>
        </w:rPr>
        <w:t>).</w:t>
      </w:r>
    </w:p>
    <w:p w14:paraId="2D04B0F4" w14:textId="77777777" w:rsidR="007874FD" w:rsidRPr="008F3316" w:rsidRDefault="008A0565" w:rsidP="002633CF">
      <w:pPr>
        <w:keepNext/>
        <w:contextualSpacing/>
        <w:rPr>
          <w:rFonts w:asciiTheme="minorHAnsi" w:hAnsiTheme="minorHAnsi" w:cstheme="minorHAnsi"/>
        </w:rPr>
      </w:pPr>
      <w:r w:rsidRPr="008F3316">
        <w:rPr>
          <w:rFonts w:asciiTheme="minorHAnsi" w:hAnsiTheme="minorHAnsi" w:cstheme="minorHAnsi"/>
          <w:noProof/>
        </w:rPr>
        <w:lastRenderedPageBreak/>
        <w:drawing>
          <wp:inline distT="0" distB="0" distL="0" distR="0" wp14:anchorId="60D654AC" wp14:editId="42FC20F9">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fidino\Documents\GitHub\lure_project\plots\combo_lure_time.tiff"/>
                    <pic:cNvPicPr>
                      <a:picLocks noChangeAspect="1" noChangeArrowheads="1"/>
                    </pic:cNvPicPr>
                  </pic:nvPicPr>
                  <pic:blipFill>
                    <a:blip r:embed="rId12"/>
                    <a:stretch>
                      <a:fillRect/>
                    </a:stretch>
                  </pic:blipFill>
                  <pic:spPr bwMode="auto">
                    <a:xfrm>
                      <a:off x="0" y="0"/>
                      <a:ext cx="5486400" cy="3657600"/>
                    </a:xfrm>
                    <a:prstGeom prst="rect">
                      <a:avLst/>
                    </a:prstGeom>
                    <a:noFill/>
                    <a:ln>
                      <a:noFill/>
                    </a:ln>
                  </pic:spPr>
                </pic:pic>
              </a:graphicData>
            </a:graphic>
          </wp:inline>
        </w:drawing>
      </w:r>
    </w:p>
    <w:p w14:paraId="51A555E0" w14:textId="078FE422" w:rsidR="008A0565" w:rsidRPr="00A5783E" w:rsidRDefault="007874FD" w:rsidP="002633CF">
      <w:pPr>
        <w:pStyle w:val="Caption"/>
        <w:contextualSpacing/>
        <w:rPr>
          <w:rFonts w:cstheme="minorHAnsi"/>
          <w:i w:val="0"/>
          <w:color w:val="auto"/>
          <w:sz w:val="22"/>
          <w:szCs w:val="22"/>
        </w:rPr>
      </w:pPr>
      <w:r w:rsidRPr="008F3316">
        <w:rPr>
          <w:rFonts w:cstheme="minorHAnsi"/>
          <w:b/>
          <w:i w:val="0"/>
          <w:color w:val="auto"/>
          <w:sz w:val="22"/>
          <w:szCs w:val="22"/>
        </w:rPr>
        <w:t xml:space="preserve">Figure </w:t>
      </w:r>
      <w:r w:rsidRPr="008F3316">
        <w:rPr>
          <w:rFonts w:cstheme="minorHAnsi"/>
          <w:b/>
          <w:i w:val="0"/>
          <w:color w:val="auto"/>
          <w:sz w:val="22"/>
          <w:szCs w:val="22"/>
        </w:rPr>
        <w:fldChar w:fldCharType="begin"/>
      </w:r>
      <w:r w:rsidRPr="008F5C7A">
        <w:rPr>
          <w:rFonts w:cstheme="minorHAnsi"/>
          <w:b/>
          <w:i w:val="0"/>
          <w:color w:val="auto"/>
          <w:sz w:val="22"/>
          <w:szCs w:val="22"/>
        </w:rPr>
        <w:instrText xml:space="preserve"> SEQ Figure \* ARABIC </w:instrText>
      </w:r>
      <w:r w:rsidRPr="008F3316">
        <w:rPr>
          <w:rFonts w:cstheme="minorHAnsi"/>
          <w:b/>
          <w:i w:val="0"/>
          <w:color w:val="auto"/>
          <w:sz w:val="22"/>
          <w:szCs w:val="22"/>
        </w:rPr>
        <w:fldChar w:fldCharType="separate"/>
      </w:r>
      <w:r w:rsidR="00E604A9" w:rsidRPr="008F3316">
        <w:rPr>
          <w:rFonts w:cstheme="minorHAnsi"/>
          <w:b/>
          <w:i w:val="0"/>
          <w:noProof/>
          <w:color w:val="auto"/>
          <w:sz w:val="22"/>
          <w:szCs w:val="22"/>
        </w:rPr>
        <w:t>3</w:t>
      </w:r>
      <w:r w:rsidRPr="008F3316">
        <w:rPr>
          <w:rFonts w:cstheme="minorHAnsi"/>
          <w:b/>
          <w:i w:val="0"/>
          <w:color w:val="auto"/>
          <w:sz w:val="22"/>
          <w:szCs w:val="22"/>
        </w:rPr>
        <w:fldChar w:fldCharType="end"/>
      </w:r>
      <w:r w:rsidRPr="008F3316">
        <w:rPr>
          <w:rFonts w:cstheme="minorHAnsi"/>
          <w:b/>
          <w:i w:val="0"/>
          <w:color w:val="auto"/>
          <w:sz w:val="22"/>
          <w:szCs w:val="22"/>
        </w:rPr>
        <w:t>.</w:t>
      </w:r>
      <w:r w:rsidRPr="008F3316">
        <w:rPr>
          <w:rFonts w:cstheme="minorHAnsi"/>
          <w:i w:val="0"/>
          <w:color w:val="auto"/>
          <w:sz w:val="22"/>
          <w:szCs w:val="22"/>
        </w:rPr>
        <w:t xml:space="preserve"> Opossum were the only species to </w:t>
      </w:r>
      <w:r w:rsidR="001862B4" w:rsidRPr="008F3316">
        <w:rPr>
          <w:rFonts w:cstheme="minorHAnsi"/>
          <w:i w:val="0"/>
          <w:color w:val="auto"/>
          <w:sz w:val="22"/>
          <w:szCs w:val="22"/>
        </w:rPr>
        <w:t>be photographed earlier</w:t>
      </w:r>
      <w:r w:rsidRPr="008F5C7A">
        <w:rPr>
          <w:rFonts w:cstheme="minorHAnsi"/>
          <w:i w:val="0"/>
          <w:color w:val="auto"/>
          <w:sz w:val="22"/>
          <w:szCs w:val="22"/>
        </w:rPr>
        <w:t xml:space="preserve"> if a lure was placed in front of a camera. The left plot is the expected number of days until the first photograph is taken</w:t>
      </w:r>
      <w:r w:rsidR="00F31E6D" w:rsidRPr="008F5C7A">
        <w:rPr>
          <w:rFonts w:cstheme="minorHAnsi"/>
          <w:i w:val="0"/>
          <w:color w:val="auto"/>
          <w:sz w:val="22"/>
          <w:szCs w:val="22"/>
        </w:rPr>
        <w:t>,</w:t>
      </w:r>
      <w:r w:rsidRPr="008F5C7A">
        <w:rPr>
          <w:rFonts w:cstheme="minorHAnsi"/>
          <w:i w:val="0"/>
          <w:color w:val="auto"/>
          <w:sz w:val="22"/>
          <w:szCs w:val="22"/>
        </w:rPr>
        <w:t xml:space="preserve"> given </w:t>
      </w:r>
      <w:r w:rsidR="00F31E6D" w:rsidRPr="008F5C7A">
        <w:rPr>
          <w:rFonts w:cstheme="minorHAnsi"/>
          <w:i w:val="0"/>
          <w:color w:val="auto"/>
          <w:sz w:val="22"/>
          <w:szCs w:val="22"/>
        </w:rPr>
        <w:t xml:space="preserve">the presence of </w:t>
      </w:r>
      <w:r w:rsidRPr="008F5C7A">
        <w:rPr>
          <w:rFonts w:cstheme="minorHAnsi"/>
          <w:i w:val="0"/>
          <w:color w:val="auto"/>
          <w:sz w:val="22"/>
          <w:szCs w:val="22"/>
        </w:rPr>
        <w:t>a species. The right plot is the proportional effect that lure ha</w:t>
      </w:r>
      <w:r w:rsidR="00F31E6D" w:rsidRPr="008F5C7A">
        <w:rPr>
          <w:rFonts w:cstheme="minorHAnsi"/>
          <w:i w:val="0"/>
          <w:color w:val="auto"/>
          <w:sz w:val="22"/>
          <w:szCs w:val="22"/>
        </w:rPr>
        <w:t>d</w:t>
      </w:r>
      <w:r w:rsidRPr="008F5C7A">
        <w:rPr>
          <w:rFonts w:cstheme="minorHAnsi"/>
          <w:i w:val="0"/>
          <w:color w:val="auto"/>
          <w:sz w:val="22"/>
          <w:szCs w:val="22"/>
        </w:rPr>
        <w:t xml:space="preserve"> on the number of days until a photograph is taken, with values </w:t>
      </w:r>
      <w:r w:rsidR="00693F00" w:rsidRPr="008F5C7A">
        <w:rPr>
          <w:rFonts w:cstheme="minorHAnsi"/>
          <w:i w:val="0"/>
          <w:color w:val="auto"/>
          <w:sz w:val="22"/>
          <w:szCs w:val="22"/>
        </w:rPr>
        <w:t>less than one</w:t>
      </w:r>
      <w:r w:rsidRPr="008F5C7A">
        <w:rPr>
          <w:rFonts w:cstheme="minorHAnsi"/>
          <w:i w:val="0"/>
          <w:color w:val="auto"/>
          <w:sz w:val="22"/>
          <w:szCs w:val="22"/>
        </w:rPr>
        <w:t xml:space="preserve"> indicating a decrease in the amount of time</w:t>
      </w:r>
      <w:r w:rsidR="001C7305" w:rsidRPr="008F5C7A">
        <w:rPr>
          <w:rFonts w:cstheme="minorHAnsi"/>
          <w:i w:val="0"/>
          <w:color w:val="auto"/>
          <w:sz w:val="22"/>
          <w:szCs w:val="22"/>
        </w:rPr>
        <w:t xml:space="preserve"> to first detection</w:t>
      </w:r>
      <w:r w:rsidRPr="008F5C7A">
        <w:rPr>
          <w:rFonts w:cstheme="minorHAnsi"/>
          <w:i w:val="0"/>
          <w:color w:val="auto"/>
          <w:sz w:val="22"/>
          <w:szCs w:val="22"/>
        </w:rPr>
        <w:t xml:space="preserve">. Vertical solid lines are median estimates which are plotted </w:t>
      </w:r>
      <w:r w:rsidR="002E20EE" w:rsidRPr="008F5C7A">
        <w:rPr>
          <w:rFonts w:cstheme="minorHAnsi"/>
          <w:i w:val="0"/>
          <w:color w:val="auto"/>
          <w:sz w:val="22"/>
          <w:szCs w:val="22"/>
        </w:rPr>
        <w:t>with</w:t>
      </w:r>
      <w:r w:rsidRPr="008F5C7A">
        <w:rPr>
          <w:rFonts w:cstheme="minorHAnsi"/>
          <w:i w:val="0"/>
          <w:color w:val="auto"/>
          <w:sz w:val="22"/>
          <w:szCs w:val="22"/>
        </w:rPr>
        <w:t xml:space="preserve"> the posterior distribution that fell within </w:t>
      </w:r>
      <w:r w:rsidR="002E20EE" w:rsidRPr="00A5783E">
        <w:rPr>
          <w:rFonts w:cstheme="minorHAnsi"/>
          <w:i w:val="0"/>
          <w:color w:val="auto"/>
          <w:sz w:val="22"/>
          <w:szCs w:val="22"/>
        </w:rPr>
        <w:t>its</w:t>
      </w:r>
      <w:r w:rsidRPr="00A5783E">
        <w:rPr>
          <w:rFonts w:cstheme="minorHAnsi"/>
          <w:i w:val="0"/>
          <w:color w:val="auto"/>
          <w:sz w:val="22"/>
          <w:szCs w:val="22"/>
        </w:rPr>
        <w:t xml:space="preserve"> associated 95% credible interval.</w:t>
      </w:r>
    </w:p>
    <w:p w14:paraId="61F80F68" w14:textId="64B93D1C" w:rsidR="00E6370F" w:rsidRPr="00CC08C6" w:rsidRDefault="00E6370F">
      <w:pPr>
        <w:pStyle w:val="Heading2"/>
        <w:contextualSpacing/>
        <w:rPr>
          <w:rFonts w:asciiTheme="minorHAnsi" w:eastAsiaTheme="minorEastAsia" w:hAnsiTheme="minorHAnsi" w:cstheme="minorHAnsi"/>
        </w:rPr>
      </w:pPr>
      <w:r w:rsidRPr="00CC08C6">
        <w:rPr>
          <w:rFonts w:asciiTheme="minorHAnsi" w:eastAsiaTheme="minorEastAsia" w:hAnsiTheme="minorHAnsi" w:cstheme="minorHAnsi"/>
        </w:rPr>
        <w:t>D</w:t>
      </w:r>
      <w:r w:rsidR="00C26C5C" w:rsidRPr="00CC08C6">
        <w:rPr>
          <w:rFonts w:asciiTheme="minorHAnsi" w:eastAsiaTheme="minorEastAsia" w:hAnsiTheme="minorHAnsi" w:cstheme="minorHAnsi"/>
        </w:rPr>
        <w:t>id</w:t>
      </w:r>
      <w:r w:rsidRPr="00CC08C6">
        <w:rPr>
          <w:rFonts w:asciiTheme="minorHAnsi" w:eastAsiaTheme="minorEastAsia" w:hAnsiTheme="minorHAnsi" w:cstheme="minorHAnsi"/>
        </w:rPr>
        <w:t xml:space="preserve"> lure increase the number of photographs of a species?</w:t>
      </w:r>
    </w:p>
    <w:p w14:paraId="2059F86F" w14:textId="77777777" w:rsidR="002E20EE" w:rsidRPr="008F5C7A" w:rsidRDefault="002E20EE" w:rsidP="002633CF">
      <w:pPr>
        <w:rPr>
          <w:rFonts w:asciiTheme="minorHAnsi" w:eastAsiaTheme="minorEastAsia" w:hAnsiTheme="minorHAnsi" w:cstheme="minorHAnsi"/>
        </w:rPr>
      </w:pPr>
    </w:p>
    <w:p w14:paraId="2AFE8D9F" w14:textId="4035BB9F" w:rsidR="0095535E" w:rsidRPr="00CC08C6" w:rsidRDefault="008C4F58" w:rsidP="002633CF">
      <w:pPr>
        <w:contextualSpacing/>
        <w:rPr>
          <w:rFonts w:asciiTheme="minorHAnsi" w:hAnsiTheme="minorHAnsi" w:cstheme="minorHAnsi"/>
        </w:rPr>
      </w:pPr>
      <w:r w:rsidRPr="008F3316">
        <w:rPr>
          <w:rFonts w:asciiTheme="minorHAnsi" w:hAnsiTheme="minorHAnsi" w:cstheme="minorHAnsi"/>
        </w:rPr>
        <w:t xml:space="preserve">Two species had </w:t>
      </w:r>
      <w:r w:rsidR="00DD200A" w:rsidRPr="008F3316">
        <w:rPr>
          <w:rFonts w:asciiTheme="minorHAnsi" w:hAnsiTheme="minorHAnsi" w:cstheme="minorHAnsi"/>
        </w:rPr>
        <w:t xml:space="preserve">significantly </w:t>
      </w:r>
      <w:r w:rsidRPr="008F3316">
        <w:rPr>
          <w:rFonts w:asciiTheme="minorHAnsi" w:hAnsiTheme="minorHAnsi" w:cstheme="minorHAnsi"/>
        </w:rPr>
        <w:t>more photos taken when lure was present: opos</w:t>
      </w:r>
      <w:r w:rsidRPr="008F5C7A">
        <w:rPr>
          <w:rFonts w:asciiTheme="minorHAnsi" w:hAnsiTheme="minorHAnsi" w:cstheme="minorHAnsi"/>
        </w:rPr>
        <w:t>sum and raccoon</w:t>
      </w:r>
      <w:r w:rsidR="00BA013E" w:rsidRPr="008F5C7A">
        <w:rPr>
          <w:rFonts w:asciiTheme="minorHAnsi" w:hAnsiTheme="minorHAnsi" w:cstheme="minorHAnsi"/>
        </w:rPr>
        <w:t xml:space="preserve"> (Figure 4)</w:t>
      </w:r>
      <w:r w:rsidRPr="008F5C7A">
        <w:rPr>
          <w:rFonts w:asciiTheme="minorHAnsi" w:hAnsiTheme="minorHAnsi" w:cstheme="minorHAnsi"/>
        </w:rPr>
        <w:t>. For</w:t>
      </w:r>
      <w:r w:rsidR="0095535E" w:rsidRPr="008F5C7A">
        <w:rPr>
          <w:rFonts w:asciiTheme="minorHAnsi" w:hAnsiTheme="minorHAnsi" w:cstheme="minorHAnsi"/>
        </w:rPr>
        <w:t xml:space="preserve"> opossum</w:t>
      </w:r>
      <w:r w:rsidR="00762689" w:rsidRPr="008F5C7A">
        <w:rPr>
          <w:rFonts w:asciiTheme="minorHAnsi" w:hAnsiTheme="minorHAnsi" w:cstheme="minorHAnsi"/>
        </w:rPr>
        <w:t>,</w:t>
      </w:r>
      <w:r w:rsidRPr="008F5C7A">
        <w:rPr>
          <w:rFonts w:asciiTheme="minorHAnsi" w:hAnsiTheme="minorHAnsi" w:cstheme="minorHAnsi"/>
        </w:rPr>
        <w:t xml:space="preserve"> the number of images captured increased by a factor of 2.01 (95% CI = 1.66 – 2.38),</w:t>
      </w:r>
      <w:r w:rsidR="00D54733" w:rsidRPr="008F5C7A">
        <w:rPr>
          <w:rFonts w:asciiTheme="minorHAnsi" w:hAnsiTheme="minorHAnsi" w:cstheme="minorHAnsi"/>
        </w:rPr>
        <w:t xml:space="preserve"> while the number of images captured of raccoon increased by a factor of 1.15 (95% CI = 1.06 – 1.26). All other species save for cottontail had a marginal but non-significant increase in photos given the presence of lure (Figure </w:t>
      </w:r>
      <w:r w:rsidR="00B071C7" w:rsidRPr="00A5783E">
        <w:rPr>
          <w:rFonts w:asciiTheme="minorHAnsi" w:hAnsiTheme="minorHAnsi" w:cstheme="minorHAnsi"/>
        </w:rPr>
        <w:t>4</w:t>
      </w:r>
      <w:r w:rsidR="00D54733" w:rsidRPr="00A5783E">
        <w:rPr>
          <w:rFonts w:asciiTheme="minorHAnsi" w:hAnsiTheme="minorHAnsi" w:cstheme="minorHAnsi"/>
        </w:rPr>
        <w:t>). Cottontail, on the other hand, were less likely to be photographed given the presence of lure as the number of images collected decreased by a factor of 0.42 (95% CI = 0.25 – 0.62).</w:t>
      </w:r>
    </w:p>
    <w:p w14:paraId="5E1A746C" w14:textId="77777777" w:rsidR="00D54733" w:rsidRPr="008F3316" w:rsidRDefault="0095535E" w:rsidP="002633CF">
      <w:pPr>
        <w:keepNext/>
        <w:contextualSpacing/>
        <w:rPr>
          <w:rFonts w:asciiTheme="minorHAnsi" w:hAnsiTheme="minorHAnsi" w:cstheme="minorHAnsi"/>
        </w:rPr>
      </w:pPr>
      <w:r w:rsidRPr="008F3316">
        <w:rPr>
          <w:rFonts w:asciiTheme="minorHAnsi" w:hAnsiTheme="minorHAnsi" w:cstheme="minorHAnsi"/>
          <w:noProof/>
        </w:rPr>
        <w:lastRenderedPageBreak/>
        <w:drawing>
          <wp:inline distT="0" distB="0" distL="0" distR="0" wp14:anchorId="12914DC8" wp14:editId="67805DC2">
            <wp:extent cx="36576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idino\Documents\GitHub\lure_project\plots\photos_per_week.tiff"/>
                    <pic:cNvPicPr>
                      <a:picLocks noChangeAspect="1" noChangeArrowheads="1"/>
                    </pic:cNvPicPr>
                  </pic:nvPicPr>
                  <pic:blipFill>
                    <a:blip r:embed="rId13"/>
                    <a:stretch>
                      <a:fillRect/>
                    </a:stretch>
                  </pic:blipFill>
                  <pic:spPr bwMode="auto">
                    <a:xfrm>
                      <a:off x="0" y="0"/>
                      <a:ext cx="3657600" cy="3657600"/>
                    </a:xfrm>
                    <a:prstGeom prst="rect">
                      <a:avLst/>
                    </a:prstGeom>
                    <a:noFill/>
                    <a:ln>
                      <a:noFill/>
                    </a:ln>
                  </pic:spPr>
                </pic:pic>
              </a:graphicData>
            </a:graphic>
          </wp:inline>
        </w:drawing>
      </w:r>
    </w:p>
    <w:p w14:paraId="6D39DA63" w14:textId="2CB947C1" w:rsidR="00E6370F" w:rsidRPr="008F5C7A" w:rsidRDefault="00D54733" w:rsidP="002633CF">
      <w:pPr>
        <w:pStyle w:val="Caption"/>
        <w:contextualSpacing/>
        <w:rPr>
          <w:rFonts w:cstheme="minorHAnsi"/>
          <w:i w:val="0"/>
          <w:color w:val="auto"/>
          <w:sz w:val="22"/>
        </w:rPr>
      </w:pPr>
      <w:r w:rsidRPr="008F3316">
        <w:rPr>
          <w:rFonts w:cstheme="minorHAnsi"/>
          <w:b/>
          <w:i w:val="0"/>
          <w:color w:val="auto"/>
          <w:sz w:val="22"/>
        </w:rPr>
        <w:t xml:space="preserve">Figure </w:t>
      </w:r>
      <w:r w:rsidRPr="008F3316">
        <w:rPr>
          <w:rFonts w:cstheme="minorHAnsi"/>
          <w:b/>
          <w:i w:val="0"/>
          <w:color w:val="auto"/>
          <w:sz w:val="22"/>
        </w:rPr>
        <w:fldChar w:fldCharType="begin"/>
      </w:r>
      <w:r w:rsidRPr="008F5C7A">
        <w:rPr>
          <w:rFonts w:cstheme="minorHAnsi"/>
          <w:b/>
          <w:i w:val="0"/>
          <w:color w:val="auto"/>
          <w:sz w:val="22"/>
        </w:rPr>
        <w:instrText xml:space="preserve"> SEQ Figure \* ARABIC </w:instrText>
      </w:r>
      <w:r w:rsidRPr="008F3316">
        <w:rPr>
          <w:rFonts w:cstheme="minorHAnsi"/>
          <w:b/>
          <w:i w:val="0"/>
          <w:color w:val="auto"/>
          <w:sz w:val="22"/>
        </w:rPr>
        <w:fldChar w:fldCharType="separate"/>
      </w:r>
      <w:r w:rsidR="00E604A9" w:rsidRPr="008F3316">
        <w:rPr>
          <w:rFonts w:cstheme="minorHAnsi"/>
          <w:b/>
          <w:i w:val="0"/>
          <w:noProof/>
          <w:color w:val="auto"/>
          <w:sz w:val="22"/>
        </w:rPr>
        <w:t>4</w:t>
      </w:r>
      <w:r w:rsidRPr="008F3316">
        <w:rPr>
          <w:rFonts w:cstheme="minorHAnsi"/>
          <w:b/>
          <w:i w:val="0"/>
          <w:color w:val="auto"/>
          <w:sz w:val="22"/>
        </w:rPr>
        <w:fldChar w:fldCharType="end"/>
      </w:r>
      <w:r w:rsidRPr="008F3316">
        <w:rPr>
          <w:rFonts w:cstheme="minorHAnsi"/>
          <w:i w:val="0"/>
          <w:color w:val="auto"/>
          <w:sz w:val="22"/>
        </w:rPr>
        <w:t xml:space="preserve">. More images were collected of opossum and raccoon while lure was present, while cottontail rabbits were photographed less. The x-axis represents the proportional change in the number of photos taken of a species when lure was present. Values </w:t>
      </w:r>
      <w:r w:rsidR="00693F00" w:rsidRPr="008F5C7A">
        <w:rPr>
          <w:rFonts w:cstheme="minorHAnsi"/>
          <w:i w:val="0"/>
          <w:color w:val="auto"/>
          <w:sz w:val="22"/>
        </w:rPr>
        <w:t>greater than one</w:t>
      </w:r>
      <w:r w:rsidRPr="008F5C7A">
        <w:rPr>
          <w:rFonts w:cstheme="minorHAnsi"/>
          <w:i w:val="0"/>
          <w:color w:val="auto"/>
          <w:sz w:val="22"/>
        </w:rPr>
        <w:t xml:space="preserve"> indicate that more images were taken.</w:t>
      </w:r>
    </w:p>
    <w:p w14:paraId="10849341" w14:textId="77777777" w:rsidR="00D5316F" w:rsidRPr="008F5C7A" w:rsidRDefault="00D5316F" w:rsidP="002633CF">
      <w:pPr>
        <w:contextualSpacing/>
        <w:rPr>
          <w:rFonts w:asciiTheme="minorHAnsi" w:hAnsiTheme="minorHAnsi" w:cstheme="minorHAnsi"/>
        </w:rPr>
      </w:pPr>
    </w:p>
    <w:p w14:paraId="2D8607FC" w14:textId="0B329EA3" w:rsidR="00F778A5" w:rsidRPr="008F5C7A" w:rsidRDefault="00F778A5">
      <w:pPr>
        <w:pStyle w:val="Heading1"/>
        <w:contextualSpacing/>
        <w:rPr>
          <w:rFonts w:asciiTheme="minorHAnsi" w:hAnsiTheme="minorHAnsi" w:cstheme="minorHAnsi"/>
        </w:rPr>
      </w:pPr>
      <w:r w:rsidRPr="008F5C7A">
        <w:rPr>
          <w:rFonts w:asciiTheme="minorHAnsi" w:hAnsiTheme="minorHAnsi" w:cstheme="minorHAnsi"/>
        </w:rPr>
        <w:t>Discussion</w:t>
      </w:r>
    </w:p>
    <w:p w14:paraId="2FFC9454" w14:textId="77777777" w:rsidR="002E20EE" w:rsidRPr="008F5C7A" w:rsidRDefault="002E20EE" w:rsidP="002633CF">
      <w:pPr>
        <w:rPr>
          <w:rFonts w:asciiTheme="minorHAnsi" w:hAnsiTheme="minorHAnsi" w:cstheme="minorHAnsi"/>
        </w:rPr>
      </w:pPr>
    </w:p>
    <w:p w14:paraId="6275F821" w14:textId="0AA70C05" w:rsidR="008106B8" w:rsidRPr="006B0E49" w:rsidRDefault="001B4AF4" w:rsidP="002633CF">
      <w:pPr>
        <w:contextualSpacing/>
        <w:rPr>
          <w:rFonts w:asciiTheme="minorHAnsi" w:hAnsiTheme="minorHAnsi" w:cstheme="minorHAnsi"/>
        </w:rPr>
      </w:pPr>
      <w:r w:rsidRPr="008F3316">
        <w:rPr>
          <w:rFonts w:asciiTheme="minorHAnsi" w:hAnsiTheme="minorHAnsi" w:cstheme="minorHAnsi"/>
        </w:rPr>
        <w:t xml:space="preserve">Our </w:t>
      </w:r>
      <w:r w:rsidR="00BA013E" w:rsidRPr="008F3316">
        <w:rPr>
          <w:rFonts w:asciiTheme="minorHAnsi" w:hAnsiTheme="minorHAnsi" w:cstheme="minorHAnsi"/>
        </w:rPr>
        <w:t>tri-fold</w:t>
      </w:r>
      <w:r w:rsidRPr="008F3316">
        <w:rPr>
          <w:rFonts w:asciiTheme="minorHAnsi" w:hAnsiTheme="minorHAnsi" w:cstheme="minorHAnsi"/>
        </w:rPr>
        <w:t xml:space="preserve"> approach to quantify the effect of lure on urban mammals </w:t>
      </w:r>
      <w:r w:rsidR="00BA013E" w:rsidRPr="008F5C7A">
        <w:rPr>
          <w:rFonts w:asciiTheme="minorHAnsi" w:hAnsiTheme="minorHAnsi" w:cstheme="minorHAnsi"/>
        </w:rPr>
        <w:t xml:space="preserve">offers </w:t>
      </w:r>
      <w:r w:rsidR="00CE1167" w:rsidRPr="008F5C7A">
        <w:rPr>
          <w:rFonts w:asciiTheme="minorHAnsi" w:hAnsiTheme="minorHAnsi" w:cstheme="minorHAnsi"/>
        </w:rPr>
        <w:t xml:space="preserve">evidence that the presence of lure may </w:t>
      </w:r>
      <w:r w:rsidR="001862B4" w:rsidRPr="00A5783E">
        <w:rPr>
          <w:rFonts w:asciiTheme="minorHAnsi" w:hAnsiTheme="minorHAnsi" w:cstheme="minorHAnsi"/>
        </w:rPr>
        <w:t>induce</w:t>
      </w:r>
      <w:r w:rsidR="002E20EE" w:rsidRPr="00A5783E">
        <w:rPr>
          <w:rFonts w:asciiTheme="minorHAnsi" w:hAnsiTheme="minorHAnsi" w:cstheme="minorHAnsi"/>
        </w:rPr>
        <w:t xml:space="preserve">, </w:t>
      </w:r>
      <w:r w:rsidR="000F45E3">
        <w:rPr>
          <w:rFonts w:asciiTheme="minorHAnsi" w:hAnsiTheme="minorHAnsi" w:cstheme="minorHAnsi"/>
        </w:rPr>
        <w:t>at best</w:t>
      </w:r>
      <w:r w:rsidR="002E20EE" w:rsidRPr="00A5783E">
        <w:rPr>
          <w:rFonts w:asciiTheme="minorHAnsi" w:hAnsiTheme="minorHAnsi" w:cstheme="minorHAnsi"/>
        </w:rPr>
        <w:t>,</w:t>
      </w:r>
      <w:r w:rsidR="00DD13EE" w:rsidRPr="00CC08C6">
        <w:rPr>
          <w:rFonts w:asciiTheme="minorHAnsi" w:hAnsiTheme="minorHAnsi" w:cstheme="minorHAnsi"/>
        </w:rPr>
        <w:t xml:space="preserve"> a subtle </w:t>
      </w:r>
      <w:r w:rsidR="00CE1167" w:rsidRPr="00CC08C6">
        <w:rPr>
          <w:rFonts w:asciiTheme="minorHAnsi" w:hAnsiTheme="minorHAnsi" w:cstheme="minorHAnsi"/>
        </w:rPr>
        <w:t xml:space="preserve">increase </w:t>
      </w:r>
      <w:r w:rsidR="001862B4" w:rsidRPr="00CC08C6">
        <w:rPr>
          <w:rFonts w:asciiTheme="minorHAnsi" w:hAnsiTheme="minorHAnsi" w:cstheme="minorHAnsi"/>
        </w:rPr>
        <w:t>in detectability</w:t>
      </w:r>
      <w:r w:rsidR="000F45E3">
        <w:rPr>
          <w:rFonts w:asciiTheme="minorHAnsi" w:hAnsiTheme="minorHAnsi" w:cstheme="minorHAnsi"/>
        </w:rPr>
        <w:t xml:space="preserve"> for most species</w:t>
      </w:r>
      <w:r w:rsidR="001862B4" w:rsidRPr="00CC08C6">
        <w:rPr>
          <w:rFonts w:asciiTheme="minorHAnsi" w:hAnsiTheme="minorHAnsi" w:cstheme="minorHAnsi"/>
        </w:rPr>
        <w:t>.</w:t>
      </w:r>
      <w:commentRangeStart w:id="19"/>
      <w:commentRangeStart w:id="20"/>
      <w:r w:rsidR="001862B4" w:rsidRPr="00CC08C6">
        <w:rPr>
          <w:rFonts w:asciiTheme="minorHAnsi" w:hAnsiTheme="minorHAnsi" w:cstheme="minorHAnsi"/>
        </w:rPr>
        <w:t xml:space="preserve"> </w:t>
      </w:r>
      <w:bookmarkStart w:id="21" w:name="_Hlk2673072"/>
      <w:r w:rsidR="00642354" w:rsidRPr="00CC08C6">
        <w:rPr>
          <w:rFonts w:asciiTheme="minorHAnsi" w:hAnsiTheme="minorHAnsi" w:cstheme="minorHAnsi"/>
        </w:rPr>
        <w:t xml:space="preserve">Save for </w:t>
      </w:r>
      <w:r w:rsidR="00C26C5C" w:rsidRPr="00CC08C6">
        <w:rPr>
          <w:rFonts w:asciiTheme="minorHAnsi" w:hAnsiTheme="minorHAnsi" w:cstheme="minorHAnsi"/>
        </w:rPr>
        <w:t xml:space="preserve">cottontail </w:t>
      </w:r>
      <w:r w:rsidR="00642354" w:rsidRPr="00CC08C6">
        <w:rPr>
          <w:rFonts w:asciiTheme="minorHAnsi" w:hAnsiTheme="minorHAnsi" w:cstheme="minorHAnsi"/>
        </w:rPr>
        <w:t>and deer</w:t>
      </w:r>
      <w:commentRangeEnd w:id="19"/>
      <w:r w:rsidR="00433255">
        <w:rPr>
          <w:rStyle w:val="CommentReference"/>
          <w:rFonts w:asciiTheme="minorHAnsi" w:eastAsiaTheme="minorHAnsi" w:hAnsiTheme="minorHAnsi" w:cstheme="minorBidi"/>
        </w:rPr>
        <w:commentReference w:id="19"/>
      </w:r>
      <w:commentRangeEnd w:id="20"/>
      <w:r w:rsidR="00526F72">
        <w:rPr>
          <w:rStyle w:val="CommentReference"/>
          <w:rFonts w:asciiTheme="minorHAnsi" w:eastAsiaTheme="minorHAnsi" w:hAnsiTheme="minorHAnsi" w:cstheme="minorBidi"/>
        </w:rPr>
        <w:commentReference w:id="20"/>
      </w:r>
      <w:r w:rsidR="00642354" w:rsidRPr="00CC08C6">
        <w:rPr>
          <w:rFonts w:asciiTheme="minorHAnsi" w:hAnsiTheme="minorHAnsi" w:cstheme="minorHAnsi"/>
        </w:rPr>
        <w:t>, most mammals trended to</w:t>
      </w:r>
      <w:r w:rsidR="00DD13EE" w:rsidRPr="00CC08C6">
        <w:rPr>
          <w:rFonts w:asciiTheme="minorHAnsi" w:hAnsiTheme="minorHAnsi" w:cstheme="minorHAnsi"/>
        </w:rPr>
        <w:t>wards</w:t>
      </w:r>
      <w:r w:rsidR="00642354" w:rsidRPr="00CC08C6">
        <w:rPr>
          <w:rFonts w:asciiTheme="minorHAnsi" w:hAnsiTheme="minorHAnsi" w:cstheme="minorHAnsi"/>
        </w:rPr>
        <w:t xml:space="preserve"> being detected on more days or earlier in time</w:t>
      </w:r>
      <w:r w:rsidR="00B046B3" w:rsidRPr="00CC08C6">
        <w:rPr>
          <w:rFonts w:asciiTheme="minorHAnsi" w:hAnsiTheme="minorHAnsi" w:cstheme="minorHAnsi"/>
        </w:rPr>
        <w:t xml:space="preserve"> given the presence of lure</w:t>
      </w:r>
      <w:r w:rsidR="00642354" w:rsidRPr="00CC08C6">
        <w:rPr>
          <w:rFonts w:asciiTheme="minorHAnsi" w:hAnsiTheme="minorHAnsi" w:cstheme="minorHAnsi"/>
        </w:rPr>
        <w:t xml:space="preserve">, though </w:t>
      </w:r>
      <w:r w:rsidR="008106B8" w:rsidRPr="00CC08C6">
        <w:rPr>
          <w:rFonts w:asciiTheme="minorHAnsi" w:hAnsiTheme="minorHAnsi" w:cstheme="minorHAnsi"/>
        </w:rPr>
        <w:t xml:space="preserve">evidence of this estimated effect is limited as </w:t>
      </w:r>
      <w:r w:rsidR="00DD13EE" w:rsidRPr="00CC08C6">
        <w:rPr>
          <w:rFonts w:asciiTheme="minorHAnsi" w:hAnsiTheme="minorHAnsi" w:cstheme="minorHAnsi"/>
        </w:rPr>
        <w:t>95% credible intervals often included zero</w:t>
      </w:r>
      <w:r w:rsidR="00642354" w:rsidRPr="00CC08C6">
        <w:rPr>
          <w:rFonts w:asciiTheme="minorHAnsi" w:hAnsiTheme="minorHAnsi" w:cstheme="minorHAnsi"/>
        </w:rPr>
        <w:t xml:space="preserve">. </w:t>
      </w:r>
      <w:r w:rsidR="008106B8" w:rsidRPr="00D706F9">
        <w:rPr>
          <w:rFonts w:asciiTheme="minorHAnsi" w:hAnsiTheme="minorHAnsi" w:cstheme="minorHAnsi"/>
        </w:rPr>
        <w:t>For species in which we observed a</w:t>
      </w:r>
      <w:r w:rsidR="00060029" w:rsidRPr="00D706F9">
        <w:rPr>
          <w:rFonts w:asciiTheme="minorHAnsi" w:hAnsiTheme="minorHAnsi" w:cstheme="minorHAnsi"/>
        </w:rPr>
        <w:t xml:space="preserve"> significant</w:t>
      </w:r>
      <w:r w:rsidR="008106B8" w:rsidRPr="00D706F9">
        <w:rPr>
          <w:rFonts w:asciiTheme="minorHAnsi" w:hAnsiTheme="minorHAnsi" w:cstheme="minorHAnsi"/>
        </w:rPr>
        <w:t xml:space="preserve"> effect</w:t>
      </w:r>
      <w:r w:rsidR="00CC21AE" w:rsidRPr="00D706F9">
        <w:rPr>
          <w:rFonts w:asciiTheme="minorHAnsi" w:hAnsiTheme="minorHAnsi" w:cstheme="minorHAnsi"/>
        </w:rPr>
        <w:t>, o</w:t>
      </w:r>
      <w:r w:rsidR="00BB0170" w:rsidRPr="006B0E49">
        <w:rPr>
          <w:rFonts w:asciiTheme="minorHAnsi" w:hAnsiTheme="minorHAnsi" w:cstheme="minorHAnsi"/>
        </w:rPr>
        <w:t xml:space="preserve">possum had the largest response to lure </w:t>
      </w:r>
      <w:r w:rsidR="00271CCB" w:rsidRPr="006B0E49">
        <w:rPr>
          <w:rFonts w:asciiTheme="minorHAnsi" w:hAnsiTheme="minorHAnsi" w:cstheme="minorHAnsi"/>
        </w:rPr>
        <w:t>across</w:t>
      </w:r>
      <w:r w:rsidR="00BB0170" w:rsidRPr="006B0E49">
        <w:rPr>
          <w:rFonts w:asciiTheme="minorHAnsi" w:hAnsiTheme="minorHAnsi" w:cstheme="minorHAnsi"/>
        </w:rPr>
        <w:t xml:space="preserve"> all three analyses. </w:t>
      </w:r>
      <w:r w:rsidR="00762689" w:rsidRPr="006B0E49">
        <w:rPr>
          <w:rFonts w:asciiTheme="minorHAnsi" w:hAnsiTheme="minorHAnsi" w:cstheme="minorHAnsi"/>
        </w:rPr>
        <w:t xml:space="preserve">When </w:t>
      </w:r>
      <w:r w:rsidR="00BB0170" w:rsidRPr="006B0E49">
        <w:rPr>
          <w:rFonts w:asciiTheme="minorHAnsi" w:hAnsiTheme="minorHAnsi" w:cstheme="minorHAnsi"/>
        </w:rPr>
        <w:t xml:space="preserve">lure </w:t>
      </w:r>
      <w:r w:rsidR="00762689" w:rsidRPr="006B0E49">
        <w:rPr>
          <w:rFonts w:asciiTheme="minorHAnsi" w:hAnsiTheme="minorHAnsi" w:cstheme="minorHAnsi"/>
        </w:rPr>
        <w:t xml:space="preserve">was </w:t>
      </w:r>
      <w:r w:rsidR="00BB0170" w:rsidRPr="006B0E49">
        <w:rPr>
          <w:rFonts w:asciiTheme="minorHAnsi" w:hAnsiTheme="minorHAnsi" w:cstheme="minorHAnsi"/>
        </w:rPr>
        <w:t>in view of a camera</w:t>
      </w:r>
      <w:r w:rsidR="00271CCB" w:rsidRPr="006B0E49">
        <w:rPr>
          <w:rFonts w:asciiTheme="minorHAnsi" w:hAnsiTheme="minorHAnsi" w:cstheme="minorHAnsi"/>
        </w:rPr>
        <w:t>,</w:t>
      </w:r>
      <w:r w:rsidR="00BB0170" w:rsidRPr="006B0E49">
        <w:rPr>
          <w:rFonts w:asciiTheme="minorHAnsi" w:hAnsiTheme="minorHAnsi" w:cstheme="minorHAnsi"/>
        </w:rPr>
        <w:t xml:space="preserve"> opossum </w:t>
      </w:r>
      <w:r w:rsidR="008106B8" w:rsidRPr="006B0E49">
        <w:rPr>
          <w:rFonts w:asciiTheme="minorHAnsi" w:hAnsiTheme="minorHAnsi" w:cstheme="minorHAnsi"/>
        </w:rPr>
        <w:t>wer</w:t>
      </w:r>
      <w:r w:rsidR="00BB0170" w:rsidRPr="006B0E49">
        <w:rPr>
          <w:rFonts w:asciiTheme="minorHAnsi" w:hAnsiTheme="minorHAnsi" w:cstheme="minorHAnsi"/>
        </w:rPr>
        <w:t xml:space="preserve">e detected across more days of a survey (Fig. 2), in a shorter amount of time (Fig. 3), and </w:t>
      </w:r>
      <w:r w:rsidR="00CC21AE" w:rsidRPr="006B0E49">
        <w:rPr>
          <w:rFonts w:asciiTheme="minorHAnsi" w:hAnsiTheme="minorHAnsi" w:cstheme="minorHAnsi"/>
        </w:rPr>
        <w:t xml:space="preserve">the number of opossum images doubled (Fig. 4). Raccoon, the only other </w:t>
      </w:r>
      <w:proofErr w:type="spellStart"/>
      <w:r w:rsidR="00CC21AE" w:rsidRPr="006B0E49">
        <w:rPr>
          <w:rFonts w:asciiTheme="minorHAnsi" w:hAnsiTheme="minorHAnsi" w:cstheme="minorHAnsi"/>
        </w:rPr>
        <w:t>mesocarnivore</w:t>
      </w:r>
      <w:proofErr w:type="spellEnd"/>
      <w:r w:rsidR="00CC21AE" w:rsidRPr="006B0E49">
        <w:rPr>
          <w:rFonts w:asciiTheme="minorHAnsi" w:hAnsiTheme="minorHAnsi" w:cstheme="minorHAnsi"/>
        </w:rPr>
        <w:t xml:space="preserve"> </w:t>
      </w:r>
      <w:r w:rsidR="00271CCB" w:rsidRPr="006B0E49">
        <w:rPr>
          <w:rFonts w:asciiTheme="minorHAnsi" w:hAnsiTheme="minorHAnsi" w:cstheme="minorHAnsi"/>
        </w:rPr>
        <w:t>for w</w:t>
      </w:r>
      <w:r w:rsidR="001862B4" w:rsidRPr="006B0E49">
        <w:rPr>
          <w:rFonts w:asciiTheme="minorHAnsi" w:hAnsiTheme="minorHAnsi" w:cstheme="minorHAnsi"/>
        </w:rPr>
        <w:t>hich</w:t>
      </w:r>
      <w:r w:rsidR="00271CCB" w:rsidRPr="006B0E49">
        <w:rPr>
          <w:rFonts w:asciiTheme="minorHAnsi" w:hAnsiTheme="minorHAnsi" w:cstheme="minorHAnsi"/>
        </w:rPr>
        <w:t xml:space="preserve"> </w:t>
      </w:r>
      <w:r w:rsidR="00B046B3" w:rsidRPr="006B0E49">
        <w:rPr>
          <w:rFonts w:asciiTheme="minorHAnsi" w:hAnsiTheme="minorHAnsi" w:cstheme="minorHAnsi"/>
        </w:rPr>
        <w:t xml:space="preserve">we observed a </w:t>
      </w:r>
      <w:r w:rsidR="00271CCB" w:rsidRPr="006B0E49">
        <w:rPr>
          <w:rFonts w:asciiTheme="minorHAnsi" w:hAnsiTheme="minorHAnsi" w:cstheme="minorHAnsi"/>
        </w:rPr>
        <w:t xml:space="preserve">significant </w:t>
      </w:r>
      <w:r w:rsidR="00B046B3" w:rsidRPr="006B0E49">
        <w:rPr>
          <w:rFonts w:asciiTheme="minorHAnsi" w:hAnsiTheme="minorHAnsi" w:cstheme="minorHAnsi"/>
        </w:rPr>
        <w:t>response</w:t>
      </w:r>
      <w:r w:rsidR="00642354" w:rsidRPr="006B0E49">
        <w:rPr>
          <w:rFonts w:asciiTheme="minorHAnsi" w:hAnsiTheme="minorHAnsi" w:cstheme="minorHAnsi"/>
        </w:rPr>
        <w:t xml:space="preserve"> to the presence of lure</w:t>
      </w:r>
      <w:r w:rsidR="00CC21AE" w:rsidRPr="006B0E49">
        <w:rPr>
          <w:rFonts w:asciiTheme="minorHAnsi" w:hAnsiTheme="minorHAnsi" w:cstheme="minorHAnsi"/>
        </w:rPr>
        <w:t>, w</w:t>
      </w:r>
      <w:r w:rsidR="008106B8" w:rsidRPr="006B0E49">
        <w:rPr>
          <w:rFonts w:asciiTheme="minorHAnsi" w:hAnsiTheme="minorHAnsi" w:cstheme="minorHAnsi"/>
        </w:rPr>
        <w:t>ere</w:t>
      </w:r>
      <w:r w:rsidR="00CC21AE" w:rsidRPr="006B0E49">
        <w:rPr>
          <w:rFonts w:asciiTheme="minorHAnsi" w:hAnsiTheme="minorHAnsi" w:cstheme="minorHAnsi"/>
        </w:rPr>
        <w:t xml:space="preserve"> photographed 15% more</w:t>
      </w:r>
      <w:r w:rsidR="00642354" w:rsidRPr="006B0E49">
        <w:rPr>
          <w:rFonts w:asciiTheme="minorHAnsi" w:hAnsiTheme="minorHAnsi" w:cstheme="minorHAnsi"/>
        </w:rPr>
        <w:t xml:space="preserve"> </w:t>
      </w:r>
      <w:r w:rsidR="00C26C5C" w:rsidRPr="006B0E49">
        <w:rPr>
          <w:rFonts w:asciiTheme="minorHAnsi" w:hAnsiTheme="minorHAnsi" w:cstheme="minorHAnsi"/>
        </w:rPr>
        <w:t>often</w:t>
      </w:r>
      <w:r w:rsidR="00271CCB" w:rsidRPr="006B0E49">
        <w:rPr>
          <w:rFonts w:asciiTheme="minorHAnsi" w:hAnsiTheme="minorHAnsi" w:cstheme="minorHAnsi"/>
        </w:rPr>
        <w:t xml:space="preserve">, </w:t>
      </w:r>
      <w:r w:rsidR="00642354" w:rsidRPr="006B0E49">
        <w:rPr>
          <w:rFonts w:asciiTheme="minorHAnsi" w:hAnsiTheme="minorHAnsi" w:cstheme="minorHAnsi"/>
        </w:rPr>
        <w:t xml:space="preserve">but did not arrive any earlier to a camera or </w:t>
      </w:r>
      <w:r w:rsidR="00271CCB" w:rsidRPr="006B0E49">
        <w:rPr>
          <w:rFonts w:asciiTheme="minorHAnsi" w:hAnsiTheme="minorHAnsi" w:cstheme="minorHAnsi"/>
        </w:rPr>
        <w:t>display increased</w:t>
      </w:r>
      <w:r w:rsidR="00642354" w:rsidRPr="006B0E49">
        <w:rPr>
          <w:rFonts w:asciiTheme="minorHAnsi" w:hAnsiTheme="minorHAnsi" w:cstheme="minorHAnsi"/>
        </w:rPr>
        <w:t xml:space="preserve"> detect</w:t>
      </w:r>
      <w:r w:rsidR="00271CCB" w:rsidRPr="006B0E49">
        <w:rPr>
          <w:rFonts w:asciiTheme="minorHAnsi" w:hAnsiTheme="minorHAnsi" w:cstheme="minorHAnsi"/>
        </w:rPr>
        <w:t>ion</w:t>
      </w:r>
      <w:r w:rsidR="00642354" w:rsidRPr="006B0E49">
        <w:rPr>
          <w:rFonts w:asciiTheme="minorHAnsi" w:hAnsiTheme="minorHAnsi" w:cstheme="minorHAnsi"/>
        </w:rPr>
        <w:t xml:space="preserve"> across multiple days</w:t>
      </w:r>
      <w:r w:rsidR="00CC21AE" w:rsidRPr="006B0E49">
        <w:rPr>
          <w:rFonts w:asciiTheme="minorHAnsi" w:hAnsiTheme="minorHAnsi" w:cstheme="minorHAnsi"/>
        </w:rPr>
        <w:t xml:space="preserve">. </w:t>
      </w:r>
      <w:r w:rsidR="00642354" w:rsidRPr="006B0E49">
        <w:rPr>
          <w:rFonts w:asciiTheme="minorHAnsi" w:hAnsiTheme="minorHAnsi" w:cstheme="minorHAnsi"/>
        </w:rPr>
        <w:t>Together, t</w:t>
      </w:r>
      <w:r w:rsidR="00F15E4B" w:rsidRPr="006B0E49">
        <w:rPr>
          <w:rFonts w:asciiTheme="minorHAnsi" w:hAnsiTheme="minorHAnsi" w:cstheme="minorHAnsi"/>
        </w:rPr>
        <w:t xml:space="preserve">hese findings indicate that lure may provide some increase in </w:t>
      </w:r>
      <w:r w:rsidR="002E0FAA" w:rsidRPr="006B0E49">
        <w:rPr>
          <w:rFonts w:asciiTheme="minorHAnsi" w:hAnsiTheme="minorHAnsi" w:cstheme="minorHAnsi"/>
        </w:rPr>
        <w:t>species detectability</w:t>
      </w:r>
      <w:r w:rsidR="00F15E4B" w:rsidRPr="006B0E49">
        <w:rPr>
          <w:rFonts w:asciiTheme="minorHAnsi" w:hAnsiTheme="minorHAnsi" w:cstheme="minorHAnsi"/>
        </w:rPr>
        <w:t xml:space="preserve">, but </w:t>
      </w:r>
      <w:r w:rsidR="008106B8" w:rsidRPr="006B0E49">
        <w:rPr>
          <w:rFonts w:asciiTheme="minorHAnsi" w:hAnsiTheme="minorHAnsi" w:cstheme="minorHAnsi"/>
        </w:rPr>
        <w:t>the effect of lure likely</w:t>
      </w:r>
      <w:r w:rsidR="00F766AF" w:rsidRPr="006B0E49">
        <w:rPr>
          <w:rFonts w:asciiTheme="minorHAnsi" w:hAnsiTheme="minorHAnsi" w:cstheme="minorHAnsi"/>
        </w:rPr>
        <w:t xml:space="preserve"> varies by species and</w:t>
      </w:r>
      <w:r w:rsidR="00F15E4B" w:rsidRPr="006B0E49">
        <w:rPr>
          <w:rFonts w:asciiTheme="minorHAnsi" w:hAnsiTheme="minorHAnsi" w:cstheme="minorHAnsi"/>
        </w:rPr>
        <w:t xml:space="preserve"> may not be as substantial as expected</w:t>
      </w:r>
      <w:r w:rsidR="00B046B3" w:rsidRPr="006B0E49">
        <w:rPr>
          <w:rFonts w:asciiTheme="minorHAnsi" w:hAnsiTheme="minorHAnsi" w:cstheme="minorHAnsi"/>
        </w:rPr>
        <w:t>.</w:t>
      </w:r>
      <w:r w:rsidR="008106B8" w:rsidRPr="006B0E49">
        <w:rPr>
          <w:rFonts w:asciiTheme="minorHAnsi" w:hAnsiTheme="minorHAnsi" w:cstheme="minorHAnsi"/>
        </w:rPr>
        <w:t xml:space="preserve"> </w:t>
      </w:r>
      <w:r w:rsidR="00BA013E" w:rsidRPr="006B0E49">
        <w:rPr>
          <w:rFonts w:asciiTheme="minorHAnsi" w:hAnsiTheme="minorHAnsi" w:cstheme="minorHAnsi"/>
        </w:rPr>
        <w:t>Given these mixed results, it is important to weigh the costs and benefits of using lure when designing a camera trap study.</w:t>
      </w:r>
    </w:p>
    <w:bookmarkEnd w:id="21"/>
    <w:p w14:paraId="6D4852BB" w14:textId="77777777" w:rsidR="00937428" w:rsidRPr="006B0E49" w:rsidRDefault="00937428" w:rsidP="002633CF">
      <w:pPr>
        <w:contextualSpacing/>
        <w:rPr>
          <w:rFonts w:asciiTheme="minorHAnsi" w:hAnsiTheme="minorHAnsi" w:cstheme="minorHAnsi"/>
        </w:rPr>
      </w:pPr>
    </w:p>
    <w:p w14:paraId="543A9E23" w14:textId="338962BE" w:rsidR="000929E9" w:rsidRPr="008F3316" w:rsidRDefault="008106B8" w:rsidP="002633CF">
      <w:pPr>
        <w:contextualSpacing/>
        <w:rPr>
          <w:rFonts w:asciiTheme="minorHAnsi" w:hAnsiTheme="minorHAnsi" w:cstheme="minorHAnsi"/>
        </w:rPr>
      </w:pPr>
      <w:r w:rsidRPr="006B0E49">
        <w:rPr>
          <w:rFonts w:asciiTheme="minorHAnsi" w:hAnsiTheme="minorHAnsi" w:cstheme="minorHAnsi"/>
        </w:rPr>
        <w:lastRenderedPageBreak/>
        <w:t>Overall</w:t>
      </w:r>
      <w:r w:rsidR="00434839" w:rsidRPr="006B0E49">
        <w:rPr>
          <w:rFonts w:asciiTheme="minorHAnsi" w:hAnsiTheme="minorHAnsi" w:cstheme="minorHAnsi"/>
        </w:rPr>
        <w:t xml:space="preserve">, </w:t>
      </w:r>
      <w:r w:rsidR="00B046B3" w:rsidRPr="006B0E49">
        <w:rPr>
          <w:rFonts w:asciiTheme="minorHAnsi" w:hAnsiTheme="minorHAnsi" w:cstheme="minorHAnsi"/>
        </w:rPr>
        <w:t>the decision</w:t>
      </w:r>
      <w:r w:rsidR="00434839" w:rsidRPr="006B0E49">
        <w:rPr>
          <w:rFonts w:asciiTheme="minorHAnsi" w:hAnsiTheme="minorHAnsi" w:cstheme="minorHAnsi"/>
        </w:rPr>
        <w:t xml:space="preserve"> </w:t>
      </w:r>
      <w:r w:rsidR="00A5238C" w:rsidRPr="006B0E49">
        <w:rPr>
          <w:rFonts w:asciiTheme="minorHAnsi" w:hAnsiTheme="minorHAnsi" w:cstheme="minorHAnsi"/>
        </w:rPr>
        <w:t>of whether t</w:t>
      </w:r>
      <w:r w:rsidR="00626FE7" w:rsidRPr="006B0E49">
        <w:rPr>
          <w:rFonts w:asciiTheme="minorHAnsi" w:hAnsiTheme="minorHAnsi" w:cstheme="minorHAnsi"/>
        </w:rPr>
        <w:t xml:space="preserve">o use </w:t>
      </w:r>
      <w:r w:rsidR="00434839" w:rsidRPr="006B0E49">
        <w:rPr>
          <w:rFonts w:asciiTheme="minorHAnsi" w:hAnsiTheme="minorHAnsi" w:cstheme="minorHAnsi"/>
        </w:rPr>
        <w:t xml:space="preserve">lure </w:t>
      </w:r>
      <w:r w:rsidRPr="006B0E49">
        <w:rPr>
          <w:rFonts w:asciiTheme="minorHAnsi" w:hAnsiTheme="minorHAnsi" w:cstheme="minorHAnsi"/>
        </w:rPr>
        <w:t xml:space="preserve">while camera trapping </w:t>
      </w:r>
      <w:r w:rsidR="00434839" w:rsidRPr="006B0E49">
        <w:rPr>
          <w:rFonts w:asciiTheme="minorHAnsi" w:hAnsiTheme="minorHAnsi" w:cstheme="minorHAnsi"/>
        </w:rPr>
        <w:t xml:space="preserve">will depend on </w:t>
      </w:r>
      <w:r w:rsidR="00B046B3" w:rsidRPr="006B0E49">
        <w:rPr>
          <w:rFonts w:asciiTheme="minorHAnsi" w:hAnsiTheme="minorHAnsi" w:cstheme="minorHAnsi"/>
        </w:rPr>
        <w:t>the study species</w:t>
      </w:r>
      <w:r w:rsidR="00434839" w:rsidRPr="006B0E49">
        <w:rPr>
          <w:rFonts w:asciiTheme="minorHAnsi" w:hAnsiTheme="minorHAnsi" w:cstheme="minorHAnsi"/>
        </w:rPr>
        <w:t xml:space="preserve">, </w:t>
      </w:r>
      <w:r w:rsidR="00B046B3" w:rsidRPr="006B0E49">
        <w:rPr>
          <w:rFonts w:asciiTheme="minorHAnsi" w:hAnsiTheme="minorHAnsi" w:cstheme="minorHAnsi"/>
        </w:rPr>
        <w:t>lure type</w:t>
      </w:r>
      <w:r w:rsidR="00434839" w:rsidRPr="006B0E49">
        <w:rPr>
          <w:rFonts w:asciiTheme="minorHAnsi" w:hAnsiTheme="minorHAnsi" w:cstheme="minorHAnsi"/>
        </w:rPr>
        <w:t xml:space="preserve">, </w:t>
      </w:r>
      <w:r w:rsidR="00B046B3" w:rsidRPr="006B0E49">
        <w:rPr>
          <w:rFonts w:asciiTheme="minorHAnsi" w:hAnsiTheme="minorHAnsi" w:cstheme="minorHAnsi"/>
        </w:rPr>
        <w:t>study goals</w:t>
      </w:r>
      <w:r w:rsidR="00434839" w:rsidRPr="006B0E49">
        <w:rPr>
          <w:rFonts w:asciiTheme="minorHAnsi" w:hAnsiTheme="minorHAnsi" w:cstheme="minorHAnsi"/>
        </w:rPr>
        <w:t xml:space="preserve">, and the time of year camera traps are </w:t>
      </w:r>
      <w:r w:rsidR="00E064F2" w:rsidRPr="006B0E49">
        <w:rPr>
          <w:rFonts w:asciiTheme="minorHAnsi" w:hAnsiTheme="minorHAnsi" w:cstheme="minorHAnsi"/>
        </w:rPr>
        <w:t>deployed</w:t>
      </w:r>
      <w:r w:rsidR="006D4BD8" w:rsidRPr="006B0E49">
        <w:rPr>
          <w:rFonts w:asciiTheme="minorHAnsi" w:hAnsiTheme="minorHAnsi" w:cstheme="minorHAnsi"/>
        </w:rPr>
        <w:t xml:space="preserve"> (for a review see Long et al. 2008)</w:t>
      </w:r>
      <w:r w:rsidR="00434839" w:rsidRPr="006B0E49">
        <w:rPr>
          <w:rFonts w:asciiTheme="minorHAnsi" w:hAnsiTheme="minorHAnsi" w:cstheme="minorHAnsi"/>
        </w:rPr>
        <w:t>.</w:t>
      </w:r>
      <w:r w:rsidR="00E064F2" w:rsidRPr="006B0E49">
        <w:rPr>
          <w:rFonts w:asciiTheme="minorHAnsi" w:hAnsiTheme="minorHAnsi" w:cstheme="minorHAnsi"/>
        </w:rPr>
        <w:t xml:space="preserve"> </w:t>
      </w:r>
      <w:r w:rsidR="00B046B3" w:rsidRPr="006B0E49">
        <w:rPr>
          <w:rFonts w:asciiTheme="minorHAnsi" w:hAnsiTheme="minorHAnsi" w:cstheme="minorHAnsi"/>
        </w:rPr>
        <w:t xml:space="preserve">In our study, lure may not be necessary to detect these </w:t>
      </w:r>
      <w:r w:rsidR="00A5238C" w:rsidRPr="006B0E49">
        <w:rPr>
          <w:rFonts w:asciiTheme="minorHAnsi" w:hAnsiTheme="minorHAnsi" w:cstheme="minorHAnsi"/>
        </w:rPr>
        <w:t xml:space="preserve">urban </w:t>
      </w:r>
      <w:r w:rsidR="00B046B3" w:rsidRPr="006B0E49">
        <w:rPr>
          <w:rFonts w:asciiTheme="minorHAnsi" w:hAnsiTheme="minorHAnsi" w:cstheme="minorHAnsi"/>
        </w:rPr>
        <w:t>species because they</w:t>
      </w:r>
      <w:r w:rsidR="00B75C6F" w:rsidRPr="006B0E49">
        <w:rPr>
          <w:rFonts w:asciiTheme="minorHAnsi" w:hAnsiTheme="minorHAnsi" w:cstheme="minorHAnsi"/>
        </w:rPr>
        <w:t xml:space="preserve"> are common and abundant throughout Chicagoland (Gallo et al. 201</w:t>
      </w:r>
      <w:r w:rsidR="000821CC" w:rsidRPr="006B0E49">
        <w:rPr>
          <w:rFonts w:asciiTheme="minorHAnsi" w:hAnsiTheme="minorHAnsi" w:cstheme="minorHAnsi"/>
        </w:rPr>
        <w:t>7</w:t>
      </w:r>
      <w:r w:rsidR="00B75C6F" w:rsidRPr="006B0E49">
        <w:rPr>
          <w:rFonts w:asciiTheme="minorHAnsi" w:hAnsiTheme="minorHAnsi" w:cstheme="minorHAnsi"/>
        </w:rPr>
        <w:t>)</w:t>
      </w:r>
      <w:r w:rsidR="00B046B3" w:rsidRPr="006B0E49">
        <w:rPr>
          <w:rFonts w:asciiTheme="minorHAnsi" w:hAnsiTheme="minorHAnsi" w:cstheme="minorHAnsi"/>
        </w:rPr>
        <w:t xml:space="preserve">. As </w:t>
      </w:r>
      <w:r w:rsidR="00626FE7" w:rsidRPr="006B0E49">
        <w:rPr>
          <w:rFonts w:asciiTheme="minorHAnsi" w:hAnsiTheme="minorHAnsi" w:cstheme="minorHAnsi"/>
        </w:rPr>
        <w:t>detectability is partially a function of abundance</w:t>
      </w:r>
      <w:r w:rsidR="006D4BD8" w:rsidRPr="006B0E49">
        <w:rPr>
          <w:rFonts w:asciiTheme="minorHAnsi" w:hAnsiTheme="minorHAnsi" w:cstheme="minorHAnsi"/>
        </w:rPr>
        <w:t xml:space="preserve"> (McCarthy et al. 2013)</w:t>
      </w:r>
      <w:r w:rsidR="00B046B3" w:rsidRPr="006B0E49">
        <w:rPr>
          <w:rFonts w:asciiTheme="minorHAnsi" w:hAnsiTheme="minorHAnsi" w:cstheme="minorHAnsi"/>
        </w:rPr>
        <w:t xml:space="preserve">, lure may not be </w:t>
      </w:r>
      <w:r w:rsidRPr="006B0E49">
        <w:rPr>
          <w:rFonts w:asciiTheme="minorHAnsi" w:hAnsiTheme="minorHAnsi" w:cstheme="minorHAnsi"/>
        </w:rPr>
        <w:t xml:space="preserve">as </w:t>
      </w:r>
      <w:r w:rsidR="00B046B3" w:rsidRPr="006B0E49">
        <w:rPr>
          <w:rFonts w:asciiTheme="minorHAnsi" w:hAnsiTheme="minorHAnsi" w:cstheme="minorHAnsi"/>
        </w:rPr>
        <w:t>needed in studies of common species</w:t>
      </w:r>
      <w:r w:rsidR="00F766AF" w:rsidRPr="006B0E49">
        <w:rPr>
          <w:rFonts w:asciiTheme="minorHAnsi" w:hAnsiTheme="minorHAnsi" w:cstheme="minorHAnsi"/>
        </w:rPr>
        <w:t xml:space="preserve"> because detection probabilities are </w:t>
      </w:r>
      <w:r w:rsidR="00ED40CE" w:rsidRPr="006B0E49">
        <w:rPr>
          <w:rFonts w:asciiTheme="minorHAnsi" w:hAnsiTheme="minorHAnsi" w:cstheme="minorHAnsi"/>
        </w:rPr>
        <w:t xml:space="preserve">already </w:t>
      </w:r>
      <w:r w:rsidR="00F766AF" w:rsidRPr="006B0E49">
        <w:rPr>
          <w:rFonts w:asciiTheme="minorHAnsi" w:hAnsiTheme="minorHAnsi" w:cstheme="minorHAnsi"/>
        </w:rPr>
        <w:t>relatively high (Figure 2)</w:t>
      </w:r>
      <w:r w:rsidR="00B75C6F" w:rsidRPr="006B0E49">
        <w:rPr>
          <w:rFonts w:asciiTheme="minorHAnsi" w:hAnsiTheme="minorHAnsi" w:cstheme="minorHAnsi"/>
        </w:rPr>
        <w:t>.</w:t>
      </w:r>
      <w:r w:rsidR="00626FE7" w:rsidRPr="006B0E49">
        <w:rPr>
          <w:rFonts w:asciiTheme="minorHAnsi" w:hAnsiTheme="minorHAnsi" w:cstheme="minorHAnsi"/>
        </w:rPr>
        <w:t xml:space="preserve"> </w:t>
      </w:r>
      <w:r w:rsidR="00C845DB" w:rsidRPr="006B0E49">
        <w:rPr>
          <w:rFonts w:asciiTheme="minorHAnsi" w:hAnsiTheme="minorHAnsi" w:cstheme="minorHAnsi"/>
        </w:rPr>
        <w:t>Conversely,</w:t>
      </w:r>
      <w:r w:rsidR="00626FE7" w:rsidRPr="006B0E49">
        <w:rPr>
          <w:rFonts w:asciiTheme="minorHAnsi" w:hAnsiTheme="minorHAnsi" w:cstheme="minorHAnsi"/>
        </w:rPr>
        <w:t xml:space="preserve"> studies that focus on r</w:t>
      </w:r>
      <w:r w:rsidR="00B75C6F" w:rsidRPr="006B0E49">
        <w:rPr>
          <w:rFonts w:asciiTheme="minorHAnsi" w:hAnsiTheme="minorHAnsi" w:cstheme="minorHAnsi"/>
        </w:rPr>
        <w:t>are species</w:t>
      </w:r>
      <w:r w:rsidR="005A2A29" w:rsidRPr="006B0E49">
        <w:rPr>
          <w:rFonts w:asciiTheme="minorHAnsi" w:hAnsiTheme="minorHAnsi" w:cstheme="minorHAnsi"/>
        </w:rPr>
        <w:t xml:space="preserve"> such as </w:t>
      </w:r>
      <w:r w:rsidR="00762689" w:rsidRPr="006B0E49">
        <w:rPr>
          <w:rFonts w:asciiTheme="minorHAnsi" w:hAnsiTheme="minorHAnsi" w:cstheme="minorHAnsi"/>
        </w:rPr>
        <w:t xml:space="preserve">large </w:t>
      </w:r>
      <w:r w:rsidR="005A2A29" w:rsidRPr="006B0E49">
        <w:rPr>
          <w:rFonts w:asciiTheme="minorHAnsi" w:hAnsiTheme="minorHAnsi" w:cstheme="minorHAnsi"/>
        </w:rPr>
        <w:t>terrestrial carnivores</w:t>
      </w:r>
      <w:r w:rsidR="00626FE7" w:rsidRPr="006B0E49">
        <w:rPr>
          <w:rFonts w:asciiTheme="minorHAnsi" w:hAnsiTheme="minorHAnsi" w:cstheme="minorHAnsi"/>
        </w:rPr>
        <w:t xml:space="preserve"> require much more sampling effort per successful detection</w:t>
      </w:r>
      <w:r w:rsidR="00C845DB" w:rsidRPr="006B0E49">
        <w:rPr>
          <w:rFonts w:asciiTheme="minorHAnsi" w:hAnsiTheme="minorHAnsi" w:cstheme="minorHAnsi"/>
        </w:rPr>
        <w:t xml:space="preserve"> (</w:t>
      </w:r>
      <w:proofErr w:type="spellStart"/>
      <w:r w:rsidR="00C845DB" w:rsidRPr="006B0E49">
        <w:rPr>
          <w:rFonts w:asciiTheme="minorHAnsi" w:hAnsiTheme="minorHAnsi" w:cstheme="minorHAnsi"/>
        </w:rPr>
        <w:t>MacKenzie</w:t>
      </w:r>
      <w:proofErr w:type="spellEnd"/>
      <w:r w:rsidR="00C845DB" w:rsidRPr="006B0E49">
        <w:rPr>
          <w:rFonts w:asciiTheme="minorHAnsi" w:hAnsiTheme="minorHAnsi" w:cstheme="minorHAnsi"/>
        </w:rPr>
        <w:t xml:space="preserve"> &amp; </w:t>
      </w:r>
      <w:proofErr w:type="spellStart"/>
      <w:r w:rsidR="00C845DB" w:rsidRPr="006B0E49">
        <w:rPr>
          <w:rFonts w:asciiTheme="minorHAnsi" w:hAnsiTheme="minorHAnsi" w:cstheme="minorHAnsi"/>
        </w:rPr>
        <w:t>Royle</w:t>
      </w:r>
      <w:proofErr w:type="spellEnd"/>
      <w:r w:rsidR="00C845DB" w:rsidRPr="006B0E49">
        <w:rPr>
          <w:rFonts w:asciiTheme="minorHAnsi" w:hAnsiTheme="minorHAnsi" w:cstheme="minorHAnsi"/>
        </w:rPr>
        <w:t xml:space="preserve"> 2005</w:t>
      </w:r>
      <w:r w:rsidR="00B84718" w:rsidRPr="006B0E49">
        <w:rPr>
          <w:rFonts w:asciiTheme="minorHAnsi" w:hAnsiTheme="minorHAnsi" w:cstheme="minorHAnsi"/>
        </w:rPr>
        <w:t>; Shannon et al. 2014</w:t>
      </w:r>
      <w:r w:rsidR="00C845DB" w:rsidRPr="006B0E49">
        <w:rPr>
          <w:rFonts w:asciiTheme="minorHAnsi" w:hAnsiTheme="minorHAnsi" w:cstheme="minorHAnsi"/>
        </w:rPr>
        <w:t>)</w:t>
      </w:r>
      <w:r w:rsidR="006D4BD8" w:rsidRPr="006B0E49">
        <w:rPr>
          <w:rFonts w:asciiTheme="minorHAnsi" w:hAnsiTheme="minorHAnsi" w:cstheme="minorHAnsi"/>
        </w:rPr>
        <w:t>. In this case, it may be more beneficial to use lure</w:t>
      </w:r>
      <w:r w:rsidR="005A2A29" w:rsidRPr="006B0E49">
        <w:rPr>
          <w:rFonts w:asciiTheme="minorHAnsi" w:hAnsiTheme="minorHAnsi" w:cstheme="minorHAnsi"/>
        </w:rPr>
        <w:t xml:space="preserve"> </w:t>
      </w:r>
      <w:r w:rsidR="00CC430E" w:rsidRPr="006B0E49">
        <w:rPr>
          <w:rFonts w:asciiTheme="minorHAnsi" w:hAnsiTheme="minorHAnsi" w:cstheme="minorHAnsi"/>
        </w:rPr>
        <w:t xml:space="preserve">because </w:t>
      </w:r>
      <w:r w:rsidR="000821CC" w:rsidRPr="006B0E49">
        <w:rPr>
          <w:rFonts w:asciiTheme="minorHAnsi" w:hAnsiTheme="minorHAnsi" w:cstheme="minorHAnsi"/>
        </w:rPr>
        <w:t>even a marginal increase</w:t>
      </w:r>
      <w:r w:rsidR="00CC430E" w:rsidRPr="006B0E49">
        <w:rPr>
          <w:rFonts w:asciiTheme="minorHAnsi" w:hAnsiTheme="minorHAnsi" w:cstheme="minorHAnsi"/>
        </w:rPr>
        <w:t xml:space="preserve"> in </w:t>
      </w:r>
      <w:r w:rsidR="000821CC" w:rsidRPr="006B0E49">
        <w:rPr>
          <w:rFonts w:asciiTheme="minorHAnsi" w:hAnsiTheme="minorHAnsi" w:cstheme="minorHAnsi"/>
        </w:rPr>
        <w:t>daily</w:t>
      </w:r>
      <w:r w:rsidR="00CC430E" w:rsidRPr="006B0E49">
        <w:rPr>
          <w:rFonts w:asciiTheme="minorHAnsi" w:hAnsiTheme="minorHAnsi" w:cstheme="minorHAnsi"/>
        </w:rPr>
        <w:t xml:space="preserve"> detectability has a multiplicative increase </w:t>
      </w:r>
      <w:r w:rsidR="000821CC" w:rsidRPr="006B0E49">
        <w:rPr>
          <w:rFonts w:asciiTheme="minorHAnsi" w:hAnsiTheme="minorHAnsi" w:cstheme="minorHAnsi"/>
        </w:rPr>
        <w:t>o</w:t>
      </w:r>
      <w:r w:rsidR="00CC430E" w:rsidRPr="006B0E49">
        <w:rPr>
          <w:rFonts w:asciiTheme="minorHAnsi" w:hAnsiTheme="minorHAnsi" w:cstheme="minorHAnsi"/>
        </w:rPr>
        <w:t>n detect</w:t>
      </w:r>
      <w:r w:rsidR="00ED40CE" w:rsidRPr="006B0E49">
        <w:rPr>
          <w:rFonts w:asciiTheme="minorHAnsi" w:hAnsiTheme="minorHAnsi" w:cstheme="minorHAnsi"/>
        </w:rPr>
        <w:t>ability</w:t>
      </w:r>
      <w:r w:rsidR="000821CC" w:rsidRPr="006B0E49">
        <w:rPr>
          <w:rFonts w:asciiTheme="minorHAnsi" w:hAnsiTheme="minorHAnsi" w:cstheme="minorHAnsi"/>
        </w:rPr>
        <w:t xml:space="preserve"> throughout a survey</w:t>
      </w:r>
      <w:r w:rsidR="00C129E1" w:rsidRPr="006B0E49">
        <w:rPr>
          <w:rFonts w:asciiTheme="minorHAnsi" w:hAnsiTheme="minorHAnsi" w:cstheme="minorHAnsi"/>
        </w:rPr>
        <w:t xml:space="preserve"> (Garrard et al. 2008</w:t>
      </w:r>
      <w:r w:rsidR="00C129E1" w:rsidRPr="008F3316">
        <w:rPr>
          <w:rFonts w:asciiTheme="minorHAnsi" w:hAnsiTheme="minorHAnsi" w:cstheme="minorHAnsi"/>
        </w:rPr>
        <w:t>)</w:t>
      </w:r>
      <w:r w:rsidRPr="008F3316">
        <w:rPr>
          <w:rFonts w:asciiTheme="minorHAnsi" w:hAnsiTheme="minorHAnsi" w:cstheme="minorHAnsi"/>
        </w:rPr>
        <w:t xml:space="preserve">. </w:t>
      </w:r>
    </w:p>
    <w:p w14:paraId="063585EA" w14:textId="77777777" w:rsidR="00AF466D" w:rsidRPr="008F5C7A" w:rsidRDefault="00AF466D" w:rsidP="002633CF">
      <w:pPr>
        <w:contextualSpacing/>
        <w:rPr>
          <w:rFonts w:asciiTheme="minorHAnsi" w:hAnsiTheme="minorHAnsi" w:cstheme="minorHAnsi"/>
        </w:rPr>
      </w:pPr>
    </w:p>
    <w:p w14:paraId="35E634B4" w14:textId="453C3383" w:rsidR="00647FA0" w:rsidRPr="00881755" w:rsidRDefault="00C129E1" w:rsidP="002633CF">
      <w:pPr>
        <w:contextualSpacing/>
        <w:rPr>
          <w:rFonts w:asciiTheme="minorHAnsi" w:hAnsiTheme="minorHAnsi" w:cstheme="minorHAnsi"/>
        </w:rPr>
      </w:pPr>
      <w:r w:rsidRPr="008F5C7A">
        <w:rPr>
          <w:rFonts w:asciiTheme="minorHAnsi" w:hAnsiTheme="minorHAnsi" w:cstheme="minorHAnsi"/>
        </w:rPr>
        <w:t xml:space="preserve">As the probability of detecting a species at </w:t>
      </w:r>
      <w:r w:rsidR="001922D6">
        <w:rPr>
          <w:rFonts w:asciiTheme="minorHAnsi" w:hAnsiTheme="minorHAnsi" w:cstheme="minorHAnsi"/>
        </w:rPr>
        <w:t xml:space="preserve">least once at </w:t>
      </w:r>
      <w:r w:rsidR="00433255">
        <w:rPr>
          <w:rFonts w:asciiTheme="minorHAnsi" w:hAnsiTheme="minorHAnsi" w:cstheme="minorHAnsi"/>
        </w:rPr>
        <w:t xml:space="preserve">a site </w:t>
      </w:r>
      <w:r w:rsidRPr="008F5C7A">
        <w:rPr>
          <w:rFonts w:asciiTheme="minorHAnsi" w:hAnsiTheme="minorHAnsi" w:cstheme="minorHAnsi"/>
        </w:rPr>
        <w:t>increases with the number of visits (Garrard et al. 2008), it</w:t>
      </w:r>
      <w:r w:rsidR="00AF466D" w:rsidRPr="00A5783E">
        <w:rPr>
          <w:rFonts w:asciiTheme="minorHAnsi" w:hAnsiTheme="minorHAnsi" w:cstheme="minorHAnsi"/>
        </w:rPr>
        <w:t xml:space="preserve"> is </w:t>
      </w:r>
      <w:r w:rsidR="008704AD" w:rsidRPr="00A5783E">
        <w:rPr>
          <w:rFonts w:asciiTheme="minorHAnsi" w:hAnsiTheme="minorHAnsi" w:cstheme="minorHAnsi"/>
        </w:rPr>
        <w:t xml:space="preserve">theoretically </w:t>
      </w:r>
      <w:r w:rsidR="002E40E1" w:rsidRPr="00CC08C6">
        <w:rPr>
          <w:rFonts w:asciiTheme="minorHAnsi" w:hAnsiTheme="minorHAnsi" w:cstheme="minorHAnsi"/>
        </w:rPr>
        <w:t xml:space="preserve">possible to </w:t>
      </w:r>
      <w:r w:rsidR="00937428" w:rsidRPr="00CC08C6">
        <w:rPr>
          <w:rFonts w:asciiTheme="minorHAnsi" w:hAnsiTheme="minorHAnsi" w:cstheme="minorHAnsi"/>
        </w:rPr>
        <w:t xml:space="preserve">continue revisiting sites </w:t>
      </w:r>
      <w:r w:rsidR="002E40E1" w:rsidRPr="00CC08C6">
        <w:rPr>
          <w:rFonts w:asciiTheme="minorHAnsi" w:hAnsiTheme="minorHAnsi" w:cstheme="minorHAnsi"/>
        </w:rPr>
        <w:t xml:space="preserve">to </w:t>
      </w:r>
      <w:r w:rsidR="00025D80" w:rsidRPr="00CC08C6">
        <w:rPr>
          <w:rFonts w:asciiTheme="minorHAnsi" w:hAnsiTheme="minorHAnsi" w:cstheme="minorHAnsi"/>
        </w:rPr>
        <w:t>detect any species</w:t>
      </w:r>
      <w:r w:rsidR="001B45E4" w:rsidRPr="00CC08C6">
        <w:rPr>
          <w:rFonts w:asciiTheme="minorHAnsi" w:hAnsiTheme="minorHAnsi" w:cstheme="minorHAnsi"/>
        </w:rPr>
        <w:t xml:space="preserve"> </w:t>
      </w:r>
      <w:r w:rsidR="008106B8" w:rsidRPr="00CC08C6">
        <w:rPr>
          <w:rFonts w:asciiTheme="minorHAnsi" w:hAnsiTheme="minorHAnsi" w:cstheme="minorHAnsi"/>
        </w:rPr>
        <w:t xml:space="preserve">so long as </w:t>
      </w:r>
      <w:r w:rsidR="00D312D0" w:rsidRPr="00CC08C6">
        <w:rPr>
          <w:rFonts w:asciiTheme="minorHAnsi" w:hAnsiTheme="minorHAnsi" w:cstheme="minorHAnsi"/>
        </w:rPr>
        <w:t>the species</w:t>
      </w:r>
      <w:r w:rsidR="008106B8" w:rsidRPr="00CC08C6">
        <w:rPr>
          <w:rFonts w:asciiTheme="minorHAnsi" w:hAnsiTheme="minorHAnsi" w:cstheme="minorHAnsi"/>
        </w:rPr>
        <w:t xml:space="preserve"> is present at a site</w:t>
      </w:r>
      <w:r w:rsidR="00025D80" w:rsidRPr="00CC08C6">
        <w:rPr>
          <w:rFonts w:asciiTheme="minorHAnsi" w:hAnsiTheme="minorHAnsi" w:cstheme="minorHAnsi"/>
        </w:rPr>
        <w:t>.</w:t>
      </w:r>
      <w:r w:rsidR="00647FA0" w:rsidRPr="00CC08C6">
        <w:rPr>
          <w:rFonts w:asciiTheme="minorHAnsi" w:hAnsiTheme="minorHAnsi" w:cstheme="minorHAnsi"/>
        </w:rPr>
        <w:t xml:space="preserve"> </w:t>
      </w:r>
      <w:r w:rsidR="0070338D" w:rsidRPr="00CC08C6">
        <w:rPr>
          <w:rFonts w:asciiTheme="minorHAnsi" w:hAnsiTheme="minorHAnsi" w:cstheme="minorHAnsi"/>
        </w:rPr>
        <w:t>However,</w:t>
      </w:r>
      <w:r w:rsidR="00647FA0" w:rsidRPr="00CC08C6">
        <w:rPr>
          <w:rFonts w:asciiTheme="minorHAnsi" w:hAnsiTheme="minorHAnsi" w:cstheme="minorHAnsi"/>
        </w:rPr>
        <w:t xml:space="preserve"> </w:t>
      </w:r>
      <w:r w:rsidR="000821CC" w:rsidRPr="00D706F9">
        <w:rPr>
          <w:rFonts w:asciiTheme="minorHAnsi" w:hAnsiTheme="minorHAnsi" w:cstheme="minorHAnsi"/>
        </w:rPr>
        <w:t>most</w:t>
      </w:r>
      <w:r w:rsidR="00647FA0" w:rsidRPr="00D706F9">
        <w:rPr>
          <w:rFonts w:asciiTheme="minorHAnsi" w:hAnsiTheme="minorHAnsi" w:cstheme="minorHAnsi"/>
        </w:rPr>
        <w:t xml:space="preserve"> occupancy models assume a species</w:t>
      </w:r>
      <w:r w:rsidR="00D312D0" w:rsidRPr="00D706F9">
        <w:rPr>
          <w:rFonts w:asciiTheme="minorHAnsi" w:hAnsiTheme="minorHAnsi" w:cstheme="minorHAnsi"/>
        </w:rPr>
        <w:t>’</w:t>
      </w:r>
      <w:r w:rsidR="00937428" w:rsidRPr="00D706F9">
        <w:rPr>
          <w:rFonts w:asciiTheme="minorHAnsi" w:hAnsiTheme="minorHAnsi" w:cstheme="minorHAnsi"/>
        </w:rPr>
        <w:t xml:space="preserve"> </w:t>
      </w:r>
      <w:r w:rsidR="00647FA0" w:rsidRPr="00D706F9">
        <w:rPr>
          <w:rFonts w:asciiTheme="minorHAnsi" w:hAnsiTheme="minorHAnsi" w:cstheme="minorHAnsi"/>
        </w:rPr>
        <w:t>occupancy status does not change</w:t>
      </w:r>
      <w:r w:rsidR="0070338D" w:rsidRPr="00D706F9">
        <w:rPr>
          <w:rFonts w:asciiTheme="minorHAnsi" w:hAnsiTheme="minorHAnsi" w:cstheme="minorHAnsi"/>
        </w:rPr>
        <w:t xml:space="preserve"> at a site </w:t>
      </w:r>
      <w:r w:rsidR="00647FA0" w:rsidRPr="00881755">
        <w:rPr>
          <w:rFonts w:asciiTheme="minorHAnsi" w:hAnsiTheme="minorHAnsi" w:cstheme="minorHAnsi"/>
        </w:rPr>
        <w:t>over a survey season</w:t>
      </w:r>
      <w:r w:rsidR="008106B8" w:rsidRPr="00881755">
        <w:rPr>
          <w:rFonts w:asciiTheme="minorHAnsi" w:hAnsiTheme="minorHAnsi" w:cstheme="minorHAnsi"/>
        </w:rPr>
        <w:t xml:space="preserve">. </w:t>
      </w:r>
      <w:r w:rsidR="000821CC" w:rsidRPr="00881755">
        <w:rPr>
          <w:rFonts w:asciiTheme="minorHAnsi" w:hAnsiTheme="minorHAnsi" w:cstheme="minorHAnsi"/>
        </w:rPr>
        <w:t>I</w:t>
      </w:r>
      <w:r w:rsidR="00647FA0" w:rsidRPr="00881755">
        <w:rPr>
          <w:rFonts w:asciiTheme="minorHAnsi" w:hAnsiTheme="minorHAnsi" w:cstheme="minorHAnsi"/>
        </w:rPr>
        <w:t xml:space="preserve">ncreasing the number of </w:t>
      </w:r>
      <w:r w:rsidR="0070338D" w:rsidRPr="006B0E49">
        <w:rPr>
          <w:rFonts w:asciiTheme="minorHAnsi" w:hAnsiTheme="minorHAnsi" w:cstheme="minorHAnsi"/>
        </w:rPr>
        <w:t>repeat visits</w:t>
      </w:r>
      <w:r w:rsidR="00647FA0" w:rsidRPr="006B0E49">
        <w:rPr>
          <w:rFonts w:asciiTheme="minorHAnsi" w:hAnsiTheme="minorHAnsi" w:cstheme="minorHAnsi"/>
        </w:rPr>
        <w:t xml:space="preserve"> could violate this assumption</w:t>
      </w:r>
      <w:r w:rsidR="008704AD" w:rsidRPr="006B0E49">
        <w:rPr>
          <w:rFonts w:asciiTheme="minorHAnsi" w:hAnsiTheme="minorHAnsi" w:cstheme="minorHAnsi"/>
        </w:rPr>
        <w:t xml:space="preserve"> if a species colonizes </w:t>
      </w:r>
      <w:r w:rsidR="002B5204" w:rsidRPr="006B0E49">
        <w:rPr>
          <w:rFonts w:asciiTheme="minorHAnsi" w:hAnsiTheme="minorHAnsi" w:cstheme="minorHAnsi"/>
        </w:rPr>
        <w:t>or leaves a site over a survey season</w:t>
      </w:r>
      <w:r w:rsidR="0070338D" w:rsidRPr="006B0E49">
        <w:rPr>
          <w:rFonts w:asciiTheme="minorHAnsi" w:hAnsiTheme="minorHAnsi" w:cstheme="minorHAnsi"/>
        </w:rPr>
        <w:t xml:space="preserve">, resulting in biased occupancy estimates </w:t>
      </w:r>
      <w:r w:rsidR="001B45E4" w:rsidRPr="006B0E49">
        <w:rPr>
          <w:rFonts w:asciiTheme="minorHAnsi" w:hAnsiTheme="minorHAnsi" w:cstheme="minorHAnsi"/>
        </w:rPr>
        <w:t>(Rota et al. 2009</w:t>
      </w:r>
      <w:r w:rsidR="00AF466D" w:rsidRPr="006B0E49">
        <w:rPr>
          <w:rFonts w:asciiTheme="minorHAnsi" w:hAnsiTheme="minorHAnsi" w:cstheme="minorHAnsi"/>
        </w:rPr>
        <w:t>; Otto et al. 2013</w:t>
      </w:r>
      <w:r w:rsidR="001B45E4" w:rsidRPr="006B0E49">
        <w:rPr>
          <w:rFonts w:asciiTheme="minorHAnsi" w:hAnsiTheme="minorHAnsi" w:cstheme="minorHAnsi"/>
        </w:rPr>
        <w:t xml:space="preserve">). </w:t>
      </w:r>
      <w:r w:rsidR="008106B8" w:rsidRPr="006B0E49">
        <w:rPr>
          <w:rFonts w:asciiTheme="minorHAnsi" w:hAnsiTheme="minorHAnsi" w:cstheme="minorHAnsi"/>
        </w:rPr>
        <w:t>T</w:t>
      </w:r>
      <w:r w:rsidR="00EC38E8" w:rsidRPr="006B0E49">
        <w:rPr>
          <w:rFonts w:asciiTheme="minorHAnsi" w:hAnsiTheme="minorHAnsi" w:cstheme="minorHAnsi"/>
        </w:rPr>
        <w:t xml:space="preserve">o </w:t>
      </w:r>
      <w:r w:rsidR="00D312D0" w:rsidRPr="006B0E49">
        <w:rPr>
          <w:rFonts w:asciiTheme="minorHAnsi" w:hAnsiTheme="minorHAnsi" w:cstheme="minorHAnsi"/>
        </w:rPr>
        <w:t>avoid</w:t>
      </w:r>
      <w:r w:rsidR="00EC38E8" w:rsidRPr="006B0E49">
        <w:rPr>
          <w:rFonts w:asciiTheme="minorHAnsi" w:hAnsiTheme="minorHAnsi" w:cstheme="minorHAnsi"/>
        </w:rPr>
        <w:t xml:space="preserve"> violat</w:t>
      </w:r>
      <w:r w:rsidR="00D312D0" w:rsidRPr="006B0E49">
        <w:rPr>
          <w:rFonts w:asciiTheme="minorHAnsi" w:hAnsiTheme="minorHAnsi" w:cstheme="minorHAnsi"/>
        </w:rPr>
        <w:t>ing</w:t>
      </w:r>
      <w:r w:rsidR="00EC38E8" w:rsidRPr="006B0E49">
        <w:rPr>
          <w:rFonts w:asciiTheme="minorHAnsi" w:hAnsiTheme="minorHAnsi" w:cstheme="minorHAnsi"/>
        </w:rPr>
        <w:t xml:space="preserve"> </w:t>
      </w:r>
      <w:r w:rsidR="0070338D" w:rsidRPr="006B0E49">
        <w:rPr>
          <w:rFonts w:asciiTheme="minorHAnsi" w:hAnsiTheme="minorHAnsi" w:cstheme="minorHAnsi"/>
        </w:rPr>
        <w:t xml:space="preserve">the site closure </w:t>
      </w:r>
      <w:r w:rsidR="00EC38E8" w:rsidRPr="006B0E49">
        <w:rPr>
          <w:rFonts w:asciiTheme="minorHAnsi" w:hAnsiTheme="minorHAnsi" w:cstheme="minorHAnsi"/>
        </w:rPr>
        <w:t xml:space="preserve">assumption </w:t>
      </w:r>
      <w:r w:rsidR="00FE7CB4" w:rsidRPr="006B0E49">
        <w:rPr>
          <w:rFonts w:asciiTheme="minorHAnsi" w:hAnsiTheme="minorHAnsi" w:cstheme="minorHAnsi"/>
        </w:rPr>
        <w:t xml:space="preserve">it may be more beneficial </w:t>
      </w:r>
      <w:r w:rsidR="008106B8" w:rsidRPr="006B0E49">
        <w:rPr>
          <w:rFonts w:asciiTheme="minorHAnsi" w:hAnsiTheme="minorHAnsi" w:cstheme="minorHAnsi"/>
        </w:rPr>
        <w:t>to</w:t>
      </w:r>
      <w:r w:rsidR="00FE7CB4" w:rsidRPr="006B0E49">
        <w:rPr>
          <w:rFonts w:asciiTheme="minorHAnsi" w:hAnsiTheme="minorHAnsi" w:cstheme="minorHAnsi"/>
        </w:rPr>
        <w:t xml:space="preserve"> increase species detectability </w:t>
      </w:r>
      <w:r w:rsidR="00D312D0" w:rsidRPr="006B0E49">
        <w:rPr>
          <w:rFonts w:asciiTheme="minorHAnsi" w:hAnsiTheme="minorHAnsi" w:cstheme="minorHAnsi"/>
        </w:rPr>
        <w:t>rather than</w:t>
      </w:r>
      <w:r w:rsidR="00FE7CB4" w:rsidRPr="006B0E49">
        <w:rPr>
          <w:rFonts w:asciiTheme="minorHAnsi" w:hAnsiTheme="minorHAnsi" w:cstheme="minorHAnsi"/>
        </w:rPr>
        <w:t xml:space="preserve"> </w:t>
      </w:r>
      <w:r w:rsidR="00D312D0" w:rsidRPr="006B0E49">
        <w:rPr>
          <w:rFonts w:asciiTheme="minorHAnsi" w:hAnsiTheme="minorHAnsi" w:cstheme="minorHAnsi"/>
        </w:rPr>
        <w:t>increase</w:t>
      </w:r>
      <w:r w:rsidR="00FE7CB4" w:rsidRPr="006B0E49">
        <w:rPr>
          <w:rFonts w:asciiTheme="minorHAnsi" w:hAnsiTheme="minorHAnsi" w:cstheme="minorHAnsi"/>
        </w:rPr>
        <w:t xml:space="preserve"> the number of </w:t>
      </w:r>
      <w:r w:rsidR="00EC38E8" w:rsidRPr="006B0E49">
        <w:rPr>
          <w:rFonts w:asciiTheme="minorHAnsi" w:hAnsiTheme="minorHAnsi" w:cstheme="minorHAnsi"/>
        </w:rPr>
        <w:t>repeat visits to a site</w:t>
      </w:r>
      <w:r w:rsidR="00FE7CB4" w:rsidRPr="006B0E49">
        <w:rPr>
          <w:rFonts w:asciiTheme="minorHAnsi" w:hAnsiTheme="minorHAnsi" w:cstheme="minorHAnsi"/>
        </w:rPr>
        <w:t>.</w:t>
      </w:r>
      <w:r w:rsidR="00EC38E8" w:rsidRPr="006B0E49">
        <w:rPr>
          <w:rFonts w:asciiTheme="minorHAnsi" w:hAnsiTheme="minorHAnsi" w:cstheme="minorHAnsi"/>
        </w:rPr>
        <w:t xml:space="preserve"> </w:t>
      </w:r>
      <w:r w:rsidR="0070338D" w:rsidRPr="006B0E49">
        <w:rPr>
          <w:rFonts w:asciiTheme="minorHAnsi" w:hAnsiTheme="minorHAnsi" w:cstheme="minorHAnsi"/>
        </w:rPr>
        <w:t>O</w:t>
      </w:r>
      <w:r w:rsidR="00FE7CB4" w:rsidRPr="006B0E49">
        <w:rPr>
          <w:rFonts w:asciiTheme="minorHAnsi" w:hAnsiTheme="minorHAnsi" w:cstheme="minorHAnsi"/>
        </w:rPr>
        <w:t xml:space="preserve">ur </w:t>
      </w:r>
      <w:r w:rsidR="002B5204" w:rsidRPr="006B0E49">
        <w:rPr>
          <w:rFonts w:asciiTheme="minorHAnsi" w:hAnsiTheme="minorHAnsi" w:cstheme="minorHAnsi"/>
        </w:rPr>
        <w:t>results</w:t>
      </w:r>
      <w:r w:rsidR="00FE7CB4" w:rsidRPr="006B0E49">
        <w:rPr>
          <w:rFonts w:asciiTheme="minorHAnsi" w:hAnsiTheme="minorHAnsi" w:cstheme="minorHAnsi"/>
        </w:rPr>
        <w:t xml:space="preserve"> illustrate that lure</w:t>
      </w:r>
      <w:r w:rsidR="00EC38E8" w:rsidRPr="006B0E49">
        <w:rPr>
          <w:rFonts w:asciiTheme="minorHAnsi" w:hAnsiTheme="minorHAnsi" w:cstheme="minorHAnsi"/>
        </w:rPr>
        <w:t xml:space="preserve"> </w:t>
      </w:r>
      <w:r w:rsidR="00881755">
        <w:rPr>
          <w:rFonts w:asciiTheme="minorHAnsi" w:hAnsiTheme="minorHAnsi" w:cstheme="minorHAnsi"/>
        </w:rPr>
        <w:t xml:space="preserve">could </w:t>
      </w:r>
      <w:r w:rsidR="00FE7CB4" w:rsidRPr="00881755">
        <w:rPr>
          <w:rFonts w:asciiTheme="minorHAnsi" w:hAnsiTheme="minorHAnsi" w:cstheme="minorHAnsi"/>
        </w:rPr>
        <w:t>increase the detectability of some</w:t>
      </w:r>
      <w:r w:rsidR="0070338D" w:rsidRPr="00881755">
        <w:rPr>
          <w:rFonts w:asciiTheme="minorHAnsi" w:hAnsiTheme="minorHAnsi" w:cstheme="minorHAnsi"/>
        </w:rPr>
        <w:t xml:space="preserve"> species</w:t>
      </w:r>
      <w:r w:rsidR="00881755">
        <w:rPr>
          <w:rFonts w:asciiTheme="minorHAnsi" w:hAnsiTheme="minorHAnsi" w:cstheme="minorHAnsi"/>
        </w:rPr>
        <w:t xml:space="preserve"> thereby</w:t>
      </w:r>
      <w:r w:rsidR="002B5204" w:rsidRPr="00881755">
        <w:rPr>
          <w:rFonts w:asciiTheme="minorHAnsi" w:hAnsiTheme="minorHAnsi" w:cstheme="minorHAnsi"/>
        </w:rPr>
        <w:t xml:space="preserve"> </w:t>
      </w:r>
      <w:r w:rsidR="00881755">
        <w:rPr>
          <w:rFonts w:asciiTheme="minorHAnsi" w:hAnsiTheme="minorHAnsi" w:cstheme="minorHAnsi"/>
        </w:rPr>
        <w:t>making it</w:t>
      </w:r>
      <w:r w:rsidR="002B5204" w:rsidRPr="00881755">
        <w:rPr>
          <w:rFonts w:asciiTheme="minorHAnsi" w:hAnsiTheme="minorHAnsi" w:cstheme="minorHAnsi"/>
        </w:rPr>
        <w:t xml:space="preserve"> possible to reduce the number of repeat visits to a site</w:t>
      </w:r>
      <w:r w:rsidR="00881755">
        <w:rPr>
          <w:rFonts w:asciiTheme="minorHAnsi" w:hAnsiTheme="minorHAnsi" w:cstheme="minorHAnsi"/>
        </w:rPr>
        <w:t xml:space="preserve"> when lure is used</w:t>
      </w:r>
      <w:r w:rsidR="008106B8" w:rsidRPr="00881755">
        <w:rPr>
          <w:rFonts w:asciiTheme="minorHAnsi" w:hAnsiTheme="minorHAnsi" w:cstheme="minorHAnsi"/>
        </w:rPr>
        <w:t xml:space="preserve">. However, </w:t>
      </w:r>
      <w:r w:rsidR="00EC38E8" w:rsidRPr="00881755">
        <w:rPr>
          <w:rFonts w:asciiTheme="minorHAnsi" w:hAnsiTheme="minorHAnsi" w:cstheme="minorHAnsi"/>
        </w:rPr>
        <w:t xml:space="preserve">there </w:t>
      </w:r>
      <w:r w:rsidR="000821CC" w:rsidRPr="00881755">
        <w:rPr>
          <w:rFonts w:asciiTheme="minorHAnsi" w:hAnsiTheme="minorHAnsi" w:cstheme="minorHAnsi"/>
        </w:rPr>
        <w:t>are other</w:t>
      </w:r>
      <w:r w:rsidR="00AC5A6F" w:rsidRPr="00881755">
        <w:rPr>
          <w:rFonts w:asciiTheme="minorHAnsi" w:hAnsiTheme="minorHAnsi" w:cstheme="minorHAnsi"/>
        </w:rPr>
        <w:t xml:space="preserve"> options available to increase</w:t>
      </w:r>
      <w:r w:rsidR="008106B8" w:rsidRPr="00881755">
        <w:rPr>
          <w:rFonts w:asciiTheme="minorHAnsi" w:hAnsiTheme="minorHAnsi" w:cstheme="minorHAnsi"/>
        </w:rPr>
        <w:t xml:space="preserve"> species detectability</w:t>
      </w:r>
      <w:r w:rsidR="00881755">
        <w:rPr>
          <w:rFonts w:asciiTheme="minorHAnsi" w:hAnsiTheme="minorHAnsi" w:cstheme="minorHAnsi"/>
        </w:rPr>
        <w:t xml:space="preserve"> that should likely be explored</w:t>
      </w:r>
      <w:r w:rsidR="002B5204" w:rsidRPr="00881755">
        <w:rPr>
          <w:rFonts w:asciiTheme="minorHAnsi" w:hAnsiTheme="minorHAnsi" w:cstheme="minorHAnsi"/>
        </w:rPr>
        <w:t>.</w:t>
      </w:r>
      <w:r w:rsidR="00AC5A6F" w:rsidRPr="00881755">
        <w:rPr>
          <w:rFonts w:asciiTheme="minorHAnsi" w:hAnsiTheme="minorHAnsi" w:cstheme="minorHAnsi"/>
        </w:rPr>
        <w:t xml:space="preserve"> For example,</w:t>
      </w:r>
      <w:r w:rsidR="0070338D" w:rsidRPr="00881755">
        <w:rPr>
          <w:rFonts w:asciiTheme="minorHAnsi" w:hAnsiTheme="minorHAnsi" w:cstheme="minorHAnsi"/>
        </w:rPr>
        <w:t xml:space="preserve"> </w:t>
      </w:r>
      <w:r w:rsidR="00C92916" w:rsidRPr="00881755">
        <w:rPr>
          <w:rFonts w:asciiTheme="minorHAnsi" w:hAnsiTheme="minorHAnsi" w:cstheme="minorHAnsi"/>
        </w:rPr>
        <w:t>placing</w:t>
      </w:r>
      <w:r w:rsidR="00EC38E8" w:rsidRPr="00881755">
        <w:rPr>
          <w:rFonts w:asciiTheme="minorHAnsi" w:hAnsiTheme="minorHAnsi" w:cstheme="minorHAnsi"/>
        </w:rPr>
        <w:t xml:space="preserve"> multiple camera traps to monitor the occupancy status of a single site could increase</w:t>
      </w:r>
      <w:r w:rsidR="002767C0" w:rsidRPr="00881755">
        <w:rPr>
          <w:rFonts w:asciiTheme="minorHAnsi" w:hAnsiTheme="minorHAnsi" w:cstheme="minorHAnsi"/>
        </w:rPr>
        <w:t xml:space="preserve"> species detectability by increasing</w:t>
      </w:r>
      <w:r w:rsidR="00EC38E8" w:rsidRPr="00881755">
        <w:rPr>
          <w:rFonts w:asciiTheme="minorHAnsi" w:hAnsiTheme="minorHAnsi" w:cstheme="minorHAnsi"/>
        </w:rPr>
        <w:t xml:space="preserve"> the number of days sampled while </w:t>
      </w:r>
      <w:r w:rsidR="000821CC" w:rsidRPr="00881755">
        <w:rPr>
          <w:rFonts w:asciiTheme="minorHAnsi" w:hAnsiTheme="minorHAnsi" w:cstheme="minorHAnsi"/>
        </w:rPr>
        <w:t>keeping</w:t>
      </w:r>
      <w:r w:rsidR="00EC38E8" w:rsidRPr="00881755">
        <w:rPr>
          <w:rFonts w:asciiTheme="minorHAnsi" w:hAnsiTheme="minorHAnsi" w:cstheme="minorHAnsi"/>
        </w:rPr>
        <w:t xml:space="preserve"> the overall </w:t>
      </w:r>
      <w:r w:rsidR="000821CC" w:rsidRPr="00881755">
        <w:rPr>
          <w:rFonts w:asciiTheme="minorHAnsi" w:hAnsiTheme="minorHAnsi" w:cstheme="minorHAnsi"/>
        </w:rPr>
        <w:t>survey season</w:t>
      </w:r>
      <w:r w:rsidR="000B1586" w:rsidRPr="00881755">
        <w:rPr>
          <w:rFonts w:asciiTheme="minorHAnsi" w:hAnsiTheme="minorHAnsi" w:cstheme="minorHAnsi"/>
        </w:rPr>
        <w:t xml:space="preserve"> short to ensure closure (</w:t>
      </w:r>
      <w:proofErr w:type="spellStart"/>
      <w:r w:rsidR="000B1586" w:rsidRPr="00881755">
        <w:rPr>
          <w:rFonts w:asciiTheme="minorHAnsi" w:hAnsiTheme="minorHAnsi" w:cstheme="minorHAnsi"/>
        </w:rPr>
        <w:t>Stokeld</w:t>
      </w:r>
      <w:proofErr w:type="spellEnd"/>
      <w:r w:rsidR="000B1586" w:rsidRPr="00881755">
        <w:rPr>
          <w:rFonts w:asciiTheme="minorHAnsi" w:hAnsiTheme="minorHAnsi" w:cstheme="minorHAnsi"/>
        </w:rPr>
        <w:t xml:space="preserve"> et al. 2016).</w:t>
      </w:r>
    </w:p>
    <w:p w14:paraId="734C1DA9" w14:textId="4A1AC8F7" w:rsidR="00C92916" w:rsidRPr="00881755" w:rsidRDefault="00C92916" w:rsidP="002633CF">
      <w:pPr>
        <w:contextualSpacing/>
        <w:rPr>
          <w:rFonts w:asciiTheme="minorHAnsi" w:hAnsiTheme="minorHAnsi" w:cstheme="minorHAnsi"/>
        </w:rPr>
      </w:pPr>
    </w:p>
    <w:p w14:paraId="6EBE333C" w14:textId="66E1D9E8" w:rsidR="00B760E3" w:rsidRPr="00881755" w:rsidRDefault="00C92916" w:rsidP="002633CF">
      <w:pPr>
        <w:contextualSpacing/>
        <w:rPr>
          <w:rFonts w:asciiTheme="minorHAnsi" w:hAnsiTheme="minorHAnsi" w:cstheme="minorHAnsi"/>
        </w:rPr>
      </w:pPr>
      <w:r w:rsidRPr="00881755">
        <w:rPr>
          <w:rFonts w:asciiTheme="minorHAnsi" w:hAnsiTheme="minorHAnsi" w:cstheme="minorHAnsi"/>
        </w:rPr>
        <w:t xml:space="preserve">In our </w:t>
      </w:r>
      <w:r w:rsidR="00024F01" w:rsidRPr="00881755">
        <w:rPr>
          <w:rFonts w:asciiTheme="minorHAnsi" w:hAnsiTheme="minorHAnsi" w:cstheme="minorHAnsi"/>
        </w:rPr>
        <w:t>study</w:t>
      </w:r>
      <w:r w:rsidRPr="00881755">
        <w:rPr>
          <w:rFonts w:asciiTheme="minorHAnsi" w:hAnsiTheme="minorHAnsi" w:cstheme="minorHAnsi"/>
        </w:rPr>
        <w:t xml:space="preserve"> </w:t>
      </w:r>
      <w:r w:rsidR="00B760E3" w:rsidRPr="00881755">
        <w:rPr>
          <w:rFonts w:asciiTheme="minorHAnsi" w:hAnsiTheme="minorHAnsi" w:cstheme="minorHAnsi"/>
        </w:rPr>
        <w:t xml:space="preserve">there was some evidence that cottontail </w:t>
      </w:r>
      <w:proofErr w:type="gramStart"/>
      <w:r w:rsidR="00B760E3" w:rsidRPr="00881755">
        <w:rPr>
          <w:rFonts w:asciiTheme="minorHAnsi" w:hAnsiTheme="minorHAnsi" w:cstheme="minorHAnsi"/>
        </w:rPr>
        <w:t>were</w:t>
      </w:r>
      <w:proofErr w:type="gramEnd"/>
      <w:r w:rsidR="00B760E3" w:rsidRPr="00881755">
        <w:rPr>
          <w:rFonts w:asciiTheme="minorHAnsi" w:hAnsiTheme="minorHAnsi" w:cstheme="minorHAnsi"/>
        </w:rPr>
        <w:t xml:space="preserve"> detected on fewer days</w:t>
      </w:r>
      <w:r w:rsidR="00881755">
        <w:rPr>
          <w:rFonts w:asciiTheme="minorHAnsi" w:hAnsiTheme="minorHAnsi" w:cstheme="minorHAnsi"/>
        </w:rPr>
        <w:t xml:space="preserve"> at lured sites</w:t>
      </w:r>
      <w:r w:rsidR="00B760E3" w:rsidRPr="00881755">
        <w:rPr>
          <w:rFonts w:asciiTheme="minorHAnsi" w:hAnsiTheme="minorHAnsi" w:cstheme="minorHAnsi"/>
        </w:rPr>
        <w:t xml:space="preserve"> (Figure 2) and</w:t>
      </w:r>
      <w:r w:rsidR="000821CC" w:rsidRPr="00881755">
        <w:rPr>
          <w:rFonts w:asciiTheme="minorHAnsi" w:hAnsiTheme="minorHAnsi" w:cstheme="minorHAnsi"/>
        </w:rPr>
        <w:t xml:space="preserve"> we </w:t>
      </w:r>
      <w:r w:rsidR="002767C0" w:rsidRPr="00881755">
        <w:rPr>
          <w:rFonts w:asciiTheme="minorHAnsi" w:hAnsiTheme="minorHAnsi" w:cstheme="minorHAnsi"/>
        </w:rPr>
        <w:t>observed</w:t>
      </w:r>
      <w:r w:rsidR="000821CC" w:rsidRPr="00881755">
        <w:rPr>
          <w:rFonts w:asciiTheme="minorHAnsi" w:hAnsiTheme="minorHAnsi" w:cstheme="minorHAnsi"/>
        </w:rPr>
        <w:t xml:space="preserve"> that they</w:t>
      </w:r>
      <w:r w:rsidR="00B760E3" w:rsidRPr="00881755">
        <w:rPr>
          <w:rFonts w:asciiTheme="minorHAnsi" w:hAnsiTheme="minorHAnsi" w:cstheme="minorHAnsi"/>
        </w:rPr>
        <w:t xml:space="preserve"> were photographed 42% less </w:t>
      </w:r>
      <w:r w:rsidR="00C9200B" w:rsidRPr="00881755">
        <w:rPr>
          <w:rFonts w:asciiTheme="minorHAnsi" w:hAnsiTheme="minorHAnsi" w:cstheme="minorHAnsi"/>
        </w:rPr>
        <w:t xml:space="preserve">often </w:t>
      </w:r>
      <w:r w:rsidR="002767C0" w:rsidRPr="008F3316">
        <w:rPr>
          <w:rFonts w:asciiTheme="minorHAnsi" w:hAnsiTheme="minorHAnsi" w:cstheme="minorHAnsi"/>
        </w:rPr>
        <w:t>when lure was present</w:t>
      </w:r>
      <w:r w:rsidR="00B760E3" w:rsidRPr="008F3316">
        <w:rPr>
          <w:rFonts w:asciiTheme="minorHAnsi" w:hAnsiTheme="minorHAnsi" w:cstheme="minorHAnsi"/>
        </w:rPr>
        <w:t xml:space="preserve"> (Figure 4). While </w:t>
      </w:r>
      <w:r w:rsidR="00024F01" w:rsidRPr="008F5C7A">
        <w:rPr>
          <w:rFonts w:asciiTheme="minorHAnsi" w:hAnsiTheme="minorHAnsi" w:cstheme="minorHAnsi"/>
        </w:rPr>
        <w:t xml:space="preserve">lure may have encouraged avoidance behavior in this species, our study design cannot separate the </w:t>
      </w:r>
      <w:r w:rsidR="00AA565C" w:rsidRPr="008F5C7A">
        <w:rPr>
          <w:rFonts w:asciiTheme="minorHAnsi" w:hAnsiTheme="minorHAnsi" w:cstheme="minorHAnsi"/>
        </w:rPr>
        <w:t xml:space="preserve">potentially </w:t>
      </w:r>
      <w:r w:rsidR="00024F01" w:rsidRPr="008F5C7A">
        <w:rPr>
          <w:rFonts w:asciiTheme="minorHAnsi" w:hAnsiTheme="minorHAnsi" w:cstheme="minorHAnsi"/>
        </w:rPr>
        <w:t xml:space="preserve">negative effect of lure from other </w:t>
      </w:r>
      <w:commentRangeStart w:id="22"/>
      <w:commentRangeStart w:id="23"/>
      <w:commentRangeStart w:id="24"/>
      <w:r w:rsidR="00024F01" w:rsidRPr="008F5C7A">
        <w:rPr>
          <w:rFonts w:asciiTheme="minorHAnsi" w:hAnsiTheme="minorHAnsi" w:cstheme="minorHAnsi"/>
        </w:rPr>
        <w:t>causes</w:t>
      </w:r>
      <w:commentRangeEnd w:id="22"/>
      <w:r w:rsidR="00433255">
        <w:rPr>
          <w:rStyle w:val="CommentReference"/>
          <w:rFonts w:asciiTheme="minorHAnsi" w:eastAsiaTheme="minorHAnsi" w:hAnsiTheme="minorHAnsi" w:cstheme="minorBidi"/>
        </w:rPr>
        <w:commentReference w:id="22"/>
      </w:r>
      <w:commentRangeEnd w:id="23"/>
      <w:r w:rsidR="001C61F6">
        <w:rPr>
          <w:rStyle w:val="CommentReference"/>
          <w:rFonts w:asciiTheme="minorHAnsi" w:eastAsiaTheme="minorHAnsi" w:hAnsiTheme="minorHAnsi" w:cstheme="minorBidi"/>
        </w:rPr>
        <w:commentReference w:id="23"/>
      </w:r>
      <w:commentRangeEnd w:id="24"/>
      <w:r w:rsidR="008145E8">
        <w:rPr>
          <w:rStyle w:val="CommentReference"/>
          <w:rFonts w:asciiTheme="minorHAnsi" w:eastAsiaTheme="minorHAnsi" w:hAnsiTheme="minorHAnsi" w:cstheme="minorBidi"/>
        </w:rPr>
        <w:commentReference w:id="24"/>
      </w:r>
      <w:r w:rsidR="00605321" w:rsidRPr="008F5C7A">
        <w:rPr>
          <w:rFonts w:asciiTheme="minorHAnsi" w:hAnsiTheme="minorHAnsi" w:cstheme="minorHAnsi"/>
        </w:rPr>
        <w:t xml:space="preserve">. As lure </w:t>
      </w:r>
      <w:r w:rsidR="00024F01" w:rsidRPr="008F5C7A">
        <w:rPr>
          <w:rFonts w:asciiTheme="minorHAnsi" w:hAnsiTheme="minorHAnsi" w:cstheme="minorHAnsi"/>
        </w:rPr>
        <w:t xml:space="preserve">increased visitation rates </w:t>
      </w:r>
      <w:r w:rsidR="002767C0" w:rsidRPr="00A5783E">
        <w:rPr>
          <w:rFonts w:asciiTheme="minorHAnsi" w:hAnsiTheme="minorHAnsi" w:cstheme="minorHAnsi"/>
        </w:rPr>
        <w:t>for</w:t>
      </w:r>
      <w:r w:rsidR="00605321" w:rsidRPr="00A5783E">
        <w:rPr>
          <w:rFonts w:asciiTheme="minorHAnsi" w:hAnsiTheme="minorHAnsi" w:cstheme="minorHAnsi"/>
        </w:rPr>
        <w:t xml:space="preserve"> some </w:t>
      </w:r>
      <w:r w:rsidR="00024F01" w:rsidRPr="00CC08C6">
        <w:rPr>
          <w:rFonts w:asciiTheme="minorHAnsi" w:hAnsiTheme="minorHAnsi" w:cstheme="minorHAnsi"/>
        </w:rPr>
        <w:t>mesocarnivores, rabbits</w:t>
      </w:r>
      <w:r w:rsidR="00605321" w:rsidRPr="00CC08C6">
        <w:rPr>
          <w:rFonts w:asciiTheme="minorHAnsi" w:hAnsiTheme="minorHAnsi" w:cstheme="minorHAnsi"/>
        </w:rPr>
        <w:t xml:space="preserve"> could instead</w:t>
      </w:r>
      <w:r w:rsidR="00024F01" w:rsidRPr="00CC08C6">
        <w:rPr>
          <w:rFonts w:asciiTheme="minorHAnsi" w:hAnsiTheme="minorHAnsi" w:cstheme="minorHAnsi"/>
        </w:rPr>
        <w:t xml:space="preserve"> be avoiding encounters with </w:t>
      </w:r>
      <w:r w:rsidR="000821CC" w:rsidRPr="00CC08C6">
        <w:rPr>
          <w:rFonts w:asciiTheme="minorHAnsi" w:hAnsiTheme="minorHAnsi" w:cstheme="minorHAnsi"/>
        </w:rPr>
        <w:t>these species</w:t>
      </w:r>
      <w:r w:rsidR="00AA565C" w:rsidRPr="00CC08C6">
        <w:rPr>
          <w:rFonts w:asciiTheme="minorHAnsi" w:hAnsiTheme="minorHAnsi" w:cstheme="minorHAnsi"/>
        </w:rPr>
        <w:t>, which would result in fewer detections</w:t>
      </w:r>
      <w:r w:rsidR="00024F01" w:rsidRPr="00CC08C6">
        <w:rPr>
          <w:rFonts w:asciiTheme="minorHAnsi" w:hAnsiTheme="minorHAnsi" w:cstheme="minorHAnsi"/>
        </w:rPr>
        <w:t>. Regardless of the causal pathway, it is important to consider that lure may have</w:t>
      </w:r>
      <w:r w:rsidR="00C9200B" w:rsidRPr="00CC08C6">
        <w:rPr>
          <w:rFonts w:asciiTheme="minorHAnsi" w:hAnsiTheme="minorHAnsi" w:cstheme="minorHAnsi"/>
        </w:rPr>
        <w:t xml:space="preserve"> </w:t>
      </w:r>
      <w:r w:rsidR="00024F01" w:rsidRPr="00CC08C6">
        <w:rPr>
          <w:rFonts w:asciiTheme="minorHAnsi" w:hAnsiTheme="minorHAnsi" w:cstheme="minorHAnsi"/>
        </w:rPr>
        <w:t xml:space="preserve">opposite </w:t>
      </w:r>
      <w:r w:rsidR="000821CC" w:rsidRPr="00CC08C6">
        <w:rPr>
          <w:rFonts w:asciiTheme="minorHAnsi" w:hAnsiTheme="minorHAnsi" w:cstheme="minorHAnsi"/>
        </w:rPr>
        <w:t xml:space="preserve">the intended </w:t>
      </w:r>
      <w:r w:rsidR="00024F01" w:rsidRPr="00CC08C6">
        <w:rPr>
          <w:rFonts w:asciiTheme="minorHAnsi" w:hAnsiTheme="minorHAnsi" w:cstheme="minorHAnsi"/>
        </w:rPr>
        <w:t xml:space="preserve">effect for </w:t>
      </w:r>
      <w:r w:rsidR="000821CC" w:rsidRPr="00CC08C6">
        <w:rPr>
          <w:rFonts w:asciiTheme="minorHAnsi" w:hAnsiTheme="minorHAnsi" w:cstheme="minorHAnsi"/>
        </w:rPr>
        <w:t>prey</w:t>
      </w:r>
      <w:r w:rsidR="00024F01" w:rsidRPr="00CC08C6">
        <w:rPr>
          <w:rFonts w:asciiTheme="minorHAnsi" w:hAnsiTheme="minorHAnsi" w:cstheme="minorHAnsi"/>
        </w:rPr>
        <w:t xml:space="preserve"> species</w:t>
      </w:r>
      <w:r w:rsidR="002767C0" w:rsidRPr="00CC08C6">
        <w:rPr>
          <w:rFonts w:asciiTheme="minorHAnsi" w:hAnsiTheme="minorHAnsi" w:cstheme="minorHAnsi"/>
        </w:rPr>
        <w:t>, especially if a survey is designed for predators</w:t>
      </w:r>
      <w:r w:rsidR="000821CC" w:rsidRPr="00881755">
        <w:rPr>
          <w:rFonts w:asciiTheme="minorHAnsi" w:hAnsiTheme="minorHAnsi" w:cstheme="minorHAnsi"/>
        </w:rPr>
        <w:t xml:space="preserve"> (Rocha et al. 2016)</w:t>
      </w:r>
      <w:r w:rsidR="00024F01" w:rsidRPr="00881755">
        <w:rPr>
          <w:rFonts w:asciiTheme="minorHAnsi" w:hAnsiTheme="minorHAnsi" w:cstheme="minorHAnsi"/>
        </w:rPr>
        <w:t xml:space="preserve">. Therefore, if the goals of a camera survey are to sample a </w:t>
      </w:r>
      <w:r w:rsidR="00605321" w:rsidRPr="00881755">
        <w:rPr>
          <w:rFonts w:asciiTheme="minorHAnsi" w:hAnsiTheme="minorHAnsi" w:cstheme="minorHAnsi"/>
        </w:rPr>
        <w:t xml:space="preserve">wildlife </w:t>
      </w:r>
      <w:r w:rsidR="00024F01" w:rsidRPr="00881755">
        <w:rPr>
          <w:rFonts w:asciiTheme="minorHAnsi" w:hAnsiTheme="minorHAnsi" w:cstheme="minorHAnsi"/>
        </w:rPr>
        <w:t xml:space="preserve">community </w:t>
      </w:r>
      <w:r w:rsidR="000821CC" w:rsidRPr="00881755">
        <w:rPr>
          <w:rFonts w:asciiTheme="minorHAnsi" w:hAnsiTheme="minorHAnsi" w:cstheme="minorHAnsi"/>
        </w:rPr>
        <w:t>with predators and prey</w:t>
      </w:r>
      <w:r w:rsidR="00605321" w:rsidRPr="00881755">
        <w:rPr>
          <w:rFonts w:asciiTheme="minorHAnsi" w:hAnsiTheme="minorHAnsi" w:cstheme="minorHAnsi"/>
        </w:rPr>
        <w:t xml:space="preserve">, </w:t>
      </w:r>
      <w:r w:rsidR="000821CC" w:rsidRPr="00881755">
        <w:rPr>
          <w:rFonts w:asciiTheme="minorHAnsi" w:hAnsiTheme="minorHAnsi" w:cstheme="minorHAnsi"/>
        </w:rPr>
        <w:t xml:space="preserve">it is critical to consider how </w:t>
      </w:r>
      <w:r w:rsidR="001862B4" w:rsidRPr="00881755">
        <w:rPr>
          <w:rFonts w:asciiTheme="minorHAnsi" w:hAnsiTheme="minorHAnsi" w:cstheme="minorHAnsi"/>
        </w:rPr>
        <w:t>lure</w:t>
      </w:r>
      <w:r w:rsidR="000821CC" w:rsidRPr="00881755">
        <w:rPr>
          <w:rFonts w:asciiTheme="minorHAnsi" w:hAnsiTheme="minorHAnsi" w:cstheme="minorHAnsi"/>
        </w:rPr>
        <w:t xml:space="preserve"> may influence the resulting data</w:t>
      </w:r>
      <w:r w:rsidR="008145E8">
        <w:rPr>
          <w:rFonts w:asciiTheme="minorHAnsi" w:hAnsiTheme="minorHAnsi" w:cstheme="minorHAnsi"/>
        </w:rPr>
        <w:t>, especially when using lures such as FAS disks which were primarily created for carnivores (</w:t>
      </w:r>
      <w:proofErr w:type="spellStart"/>
      <w:r w:rsidR="008145E8" w:rsidRPr="008F5C7A">
        <w:rPr>
          <w:rFonts w:asciiTheme="minorHAnsi" w:hAnsiTheme="minorHAnsi" w:cstheme="minorHAnsi"/>
        </w:rPr>
        <w:t>Roughton</w:t>
      </w:r>
      <w:proofErr w:type="spellEnd"/>
      <w:r w:rsidR="008145E8" w:rsidRPr="008F5C7A">
        <w:rPr>
          <w:rFonts w:asciiTheme="minorHAnsi" w:hAnsiTheme="minorHAnsi" w:cstheme="minorHAnsi"/>
        </w:rPr>
        <w:t xml:space="preserve"> 1982</w:t>
      </w:r>
      <w:r w:rsidR="008145E8">
        <w:rPr>
          <w:rFonts w:asciiTheme="minorHAnsi" w:hAnsiTheme="minorHAnsi" w:cstheme="minorHAnsi"/>
        </w:rPr>
        <w:t>)</w:t>
      </w:r>
    </w:p>
    <w:p w14:paraId="716E4959" w14:textId="2F00D132" w:rsidR="00605321" w:rsidRPr="006B0E49" w:rsidRDefault="00605321" w:rsidP="002633CF">
      <w:pPr>
        <w:contextualSpacing/>
        <w:rPr>
          <w:rFonts w:asciiTheme="minorHAnsi" w:hAnsiTheme="minorHAnsi" w:cstheme="minorHAnsi"/>
        </w:rPr>
      </w:pPr>
    </w:p>
    <w:p w14:paraId="4D663A5D" w14:textId="6546C9C1" w:rsidR="00605321" w:rsidRPr="00CC08C6" w:rsidRDefault="000821CC" w:rsidP="002633CF">
      <w:pPr>
        <w:contextualSpacing/>
        <w:rPr>
          <w:rFonts w:asciiTheme="minorHAnsi" w:hAnsiTheme="minorHAnsi" w:cstheme="minorHAnsi"/>
        </w:rPr>
      </w:pPr>
      <w:r w:rsidRPr="006B0E49">
        <w:rPr>
          <w:rFonts w:asciiTheme="minorHAnsi" w:hAnsiTheme="minorHAnsi" w:cstheme="minorHAnsi"/>
        </w:rPr>
        <w:t>I</w:t>
      </w:r>
      <w:r w:rsidR="00FE1EB0" w:rsidRPr="006B0E49">
        <w:rPr>
          <w:rFonts w:asciiTheme="minorHAnsi" w:hAnsiTheme="minorHAnsi" w:cstheme="minorHAnsi"/>
        </w:rPr>
        <w:t xml:space="preserve">t is possible we failed to observe </w:t>
      </w:r>
      <w:r w:rsidR="00A7686A" w:rsidRPr="006B0E49">
        <w:rPr>
          <w:rFonts w:asciiTheme="minorHAnsi" w:hAnsiTheme="minorHAnsi" w:cstheme="minorHAnsi"/>
        </w:rPr>
        <w:t>a lure effect</w:t>
      </w:r>
      <w:r w:rsidR="00FE1EB0" w:rsidRPr="006B0E49">
        <w:rPr>
          <w:rFonts w:asciiTheme="minorHAnsi" w:hAnsiTheme="minorHAnsi" w:cstheme="minorHAnsi"/>
        </w:rPr>
        <w:t xml:space="preserve"> </w:t>
      </w:r>
      <w:r w:rsidR="00A7686A" w:rsidRPr="006B0E49">
        <w:rPr>
          <w:rFonts w:asciiTheme="minorHAnsi" w:hAnsiTheme="minorHAnsi" w:cstheme="minorHAnsi"/>
        </w:rPr>
        <w:t>if</w:t>
      </w:r>
      <w:r w:rsidR="00FE1EB0" w:rsidRPr="006B0E49">
        <w:rPr>
          <w:rFonts w:asciiTheme="minorHAnsi" w:hAnsiTheme="minorHAnsi" w:cstheme="minorHAnsi"/>
        </w:rPr>
        <w:t xml:space="preserve"> our weekly visits </w:t>
      </w:r>
      <w:r w:rsidR="0015044C" w:rsidRPr="006B0E49">
        <w:rPr>
          <w:rFonts w:asciiTheme="minorHAnsi" w:hAnsiTheme="minorHAnsi" w:cstheme="minorHAnsi"/>
        </w:rPr>
        <w:t xml:space="preserve">inoculated </w:t>
      </w:r>
      <w:r w:rsidR="00AA565C" w:rsidRPr="006B0E49">
        <w:rPr>
          <w:rFonts w:asciiTheme="minorHAnsi" w:hAnsiTheme="minorHAnsi" w:cstheme="minorHAnsi"/>
        </w:rPr>
        <w:t>these locations</w:t>
      </w:r>
      <w:r w:rsidR="0015044C" w:rsidRPr="006B0E49">
        <w:rPr>
          <w:rFonts w:asciiTheme="minorHAnsi" w:hAnsiTheme="minorHAnsi" w:cstheme="minorHAnsi"/>
        </w:rPr>
        <w:t xml:space="preserve"> with novel human scents and therefore </w:t>
      </w:r>
      <w:r w:rsidR="00FE1EB0" w:rsidRPr="006B0E49">
        <w:rPr>
          <w:rFonts w:asciiTheme="minorHAnsi" w:hAnsiTheme="minorHAnsi" w:cstheme="minorHAnsi"/>
        </w:rPr>
        <w:t xml:space="preserve">discouraged wildlife from investigating the area. We do not believe this </w:t>
      </w:r>
      <w:r w:rsidR="00A7686A" w:rsidRPr="006B0E49">
        <w:rPr>
          <w:rFonts w:asciiTheme="minorHAnsi" w:hAnsiTheme="minorHAnsi" w:cstheme="minorHAnsi"/>
        </w:rPr>
        <w:t>occurred</w:t>
      </w:r>
      <w:r w:rsidR="00FE1EB0" w:rsidRPr="006B0E49">
        <w:rPr>
          <w:rFonts w:asciiTheme="minorHAnsi" w:hAnsiTheme="minorHAnsi" w:cstheme="minorHAnsi"/>
        </w:rPr>
        <w:t xml:space="preserve"> for </w:t>
      </w:r>
      <w:r w:rsidR="00A7686A" w:rsidRPr="006B0E49">
        <w:rPr>
          <w:rFonts w:asciiTheme="minorHAnsi" w:hAnsiTheme="minorHAnsi" w:cstheme="minorHAnsi"/>
        </w:rPr>
        <w:t>several</w:t>
      </w:r>
      <w:r w:rsidR="00FE1EB0" w:rsidRPr="006B0E49">
        <w:rPr>
          <w:rFonts w:asciiTheme="minorHAnsi" w:hAnsiTheme="minorHAnsi" w:cstheme="minorHAnsi"/>
        </w:rPr>
        <w:t xml:space="preserve"> reasons. First, </w:t>
      </w:r>
      <w:r w:rsidRPr="006B0E49">
        <w:rPr>
          <w:rFonts w:asciiTheme="minorHAnsi" w:hAnsiTheme="minorHAnsi" w:cstheme="minorHAnsi"/>
        </w:rPr>
        <w:t xml:space="preserve">we used nitrile gloves when placing lures and cameras </w:t>
      </w:r>
      <w:r w:rsidR="00A7686A" w:rsidRPr="006B0E49">
        <w:rPr>
          <w:rFonts w:asciiTheme="minorHAnsi" w:hAnsiTheme="minorHAnsi" w:cstheme="minorHAnsi"/>
        </w:rPr>
        <w:t>to not leave our scent behind</w:t>
      </w:r>
      <w:r w:rsidR="00FE1EB0" w:rsidRPr="006B0E49">
        <w:rPr>
          <w:rFonts w:asciiTheme="minorHAnsi" w:hAnsiTheme="minorHAnsi" w:cstheme="minorHAnsi"/>
        </w:rPr>
        <w:t xml:space="preserve">. Second, the forest preserves throughout Chicago receive an estimated 40 million </w:t>
      </w:r>
      <w:r w:rsidR="00A7686A" w:rsidRPr="006B0E49">
        <w:rPr>
          <w:rFonts w:asciiTheme="minorHAnsi" w:hAnsiTheme="minorHAnsi" w:cstheme="minorHAnsi"/>
        </w:rPr>
        <w:t xml:space="preserve">recreational </w:t>
      </w:r>
      <w:r w:rsidR="00FE1EB0" w:rsidRPr="006B0E49">
        <w:rPr>
          <w:rFonts w:asciiTheme="minorHAnsi" w:hAnsiTheme="minorHAnsi" w:cstheme="minorHAnsi"/>
        </w:rPr>
        <w:t>visits each year (</w:t>
      </w:r>
      <w:r w:rsidRPr="006B0E49">
        <w:rPr>
          <w:rFonts w:asciiTheme="minorHAnsi" w:hAnsiTheme="minorHAnsi" w:cstheme="minorHAnsi"/>
        </w:rPr>
        <w:t>FPDCC</w:t>
      </w:r>
      <w:r w:rsidR="00FE1EB0" w:rsidRPr="006B0E49">
        <w:rPr>
          <w:rFonts w:asciiTheme="minorHAnsi" w:hAnsiTheme="minorHAnsi" w:cstheme="minorHAnsi"/>
        </w:rPr>
        <w:t xml:space="preserve"> 2019</w:t>
      </w:r>
      <w:r w:rsidR="00FE1EB0" w:rsidRPr="008F3316">
        <w:rPr>
          <w:rFonts w:asciiTheme="minorHAnsi" w:hAnsiTheme="minorHAnsi" w:cstheme="minorHAnsi"/>
        </w:rPr>
        <w:t>)</w:t>
      </w:r>
      <w:r w:rsidR="002767C0" w:rsidRPr="008F3316">
        <w:rPr>
          <w:rFonts w:asciiTheme="minorHAnsi" w:hAnsiTheme="minorHAnsi" w:cstheme="minorHAnsi"/>
        </w:rPr>
        <w:t xml:space="preserve"> and thus the </w:t>
      </w:r>
      <w:r w:rsidR="002767C0" w:rsidRPr="008F3316">
        <w:rPr>
          <w:rFonts w:asciiTheme="minorHAnsi" w:hAnsiTheme="minorHAnsi" w:cstheme="minorHAnsi"/>
        </w:rPr>
        <w:lastRenderedPageBreak/>
        <w:t>environment is likely saturated with human-associated odors</w:t>
      </w:r>
      <w:r w:rsidR="00A7686A" w:rsidRPr="008F5C7A">
        <w:rPr>
          <w:rFonts w:asciiTheme="minorHAnsi" w:hAnsiTheme="minorHAnsi" w:cstheme="minorHAnsi"/>
        </w:rPr>
        <w:t>.</w:t>
      </w:r>
      <w:r w:rsidR="007D124E" w:rsidRPr="008F5C7A">
        <w:rPr>
          <w:rFonts w:asciiTheme="minorHAnsi" w:hAnsiTheme="minorHAnsi" w:cstheme="minorHAnsi"/>
        </w:rPr>
        <w:t xml:space="preserve"> </w:t>
      </w:r>
      <w:r w:rsidR="00A71397" w:rsidRPr="008F5C7A">
        <w:rPr>
          <w:rFonts w:asciiTheme="minorHAnsi" w:hAnsiTheme="minorHAnsi" w:cstheme="minorHAnsi"/>
        </w:rPr>
        <w:t>I</w:t>
      </w:r>
      <w:r w:rsidR="00A7686A" w:rsidRPr="008F5C7A">
        <w:rPr>
          <w:rFonts w:asciiTheme="minorHAnsi" w:hAnsiTheme="minorHAnsi" w:cstheme="minorHAnsi"/>
        </w:rPr>
        <w:t xml:space="preserve">t is highly likely that the species who reside </w:t>
      </w:r>
      <w:r w:rsidR="007D124E" w:rsidRPr="00A5783E">
        <w:rPr>
          <w:rFonts w:asciiTheme="minorHAnsi" w:hAnsiTheme="minorHAnsi" w:cstheme="minorHAnsi"/>
        </w:rPr>
        <w:t xml:space="preserve">within </w:t>
      </w:r>
      <w:r w:rsidR="00A7686A" w:rsidRPr="00A5783E">
        <w:rPr>
          <w:rFonts w:asciiTheme="minorHAnsi" w:hAnsiTheme="minorHAnsi" w:cstheme="minorHAnsi"/>
        </w:rPr>
        <w:t xml:space="preserve">these natural areas are accustomed </w:t>
      </w:r>
      <w:r w:rsidR="00A7686A" w:rsidRPr="00CC08C6">
        <w:rPr>
          <w:rFonts w:asciiTheme="minorHAnsi" w:hAnsiTheme="minorHAnsi" w:cstheme="minorHAnsi"/>
        </w:rPr>
        <w:t>to the novel smells that humans may leave behind</w:t>
      </w:r>
      <w:r w:rsidR="00C9200B" w:rsidRPr="00CC08C6">
        <w:rPr>
          <w:rFonts w:asciiTheme="minorHAnsi" w:hAnsiTheme="minorHAnsi" w:cstheme="minorHAnsi"/>
        </w:rPr>
        <w:t>, and if so</w:t>
      </w:r>
      <w:r w:rsidR="00A7686A" w:rsidRPr="00CC08C6">
        <w:rPr>
          <w:rFonts w:asciiTheme="minorHAnsi" w:hAnsiTheme="minorHAnsi" w:cstheme="minorHAnsi"/>
        </w:rPr>
        <w:t xml:space="preserve"> our </w:t>
      </w:r>
      <w:r w:rsidR="00C9200B" w:rsidRPr="00CC08C6">
        <w:rPr>
          <w:rFonts w:asciiTheme="minorHAnsi" w:hAnsiTheme="minorHAnsi" w:cstheme="minorHAnsi"/>
        </w:rPr>
        <w:t>infrequent</w:t>
      </w:r>
      <w:r w:rsidR="00A7686A" w:rsidRPr="00CC08C6">
        <w:rPr>
          <w:rFonts w:asciiTheme="minorHAnsi" w:hAnsiTheme="minorHAnsi" w:cstheme="minorHAnsi"/>
        </w:rPr>
        <w:t xml:space="preserve"> visits </w:t>
      </w:r>
      <w:r w:rsidR="00C9200B" w:rsidRPr="00CC08C6">
        <w:rPr>
          <w:rFonts w:asciiTheme="minorHAnsi" w:hAnsiTheme="minorHAnsi" w:cstheme="minorHAnsi"/>
        </w:rPr>
        <w:t xml:space="preserve">likely </w:t>
      </w:r>
      <w:r w:rsidR="00A7686A" w:rsidRPr="00CC08C6">
        <w:rPr>
          <w:rFonts w:asciiTheme="minorHAnsi" w:hAnsiTheme="minorHAnsi" w:cstheme="minorHAnsi"/>
        </w:rPr>
        <w:t>had a negligible effect on the overall outcome of the study.</w:t>
      </w:r>
    </w:p>
    <w:p w14:paraId="3D7C1BAE" w14:textId="5D3EA844" w:rsidR="007D124E" w:rsidRPr="00881755" w:rsidRDefault="007D124E" w:rsidP="002633CF">
      <w:pPr>
        <w:contextualSpacing/>
        <w:rPr>
          <w:rFonts w:asciiTheme="minorHAnsi" w:hAnsiTheme="minorHAnsi" w:cstheme="minorHAnsi"/>
        </w:rPr>
      </w:pPr>
    </w:p>
    <w:p w14:paraId="47CA3289" w14:textId="450CCFB1" w:rsidR="007D124E" w:rsidRPr="006B0E49" w:rsidRDefault="007D124E" w:rsidP="002633CF">
      <w:pPr>
        <w:contextualSpacing/>
        <w:rPr>
          <w:rFonts w:asciiTheme="minorHAnsi" w:hAnsiTheme="minorHAnsi" w:cstheme="minorHAnsi"/>
        </w:rPr>
      </w:pPr>
      <w:r w:rsidRPr="00881755">
        <w:rPr>
          <w:rFonts w:asciiTheme="minorHAnsi" w:hAnsiTheme="minorHAnsi" w:cstheme="minorHAnsi"/>
        </w:rPr>
        <w:t xml:space="preserve">One </w:t>
      </w:r>
      <w:r w:rsidR="0015044C" w:rsidRPr="00881755">
        <w:rPr>
          <w:rFonts w:asciiTheme="minorHAnsi" w:hAnsiTheme="minorHAnsi" w:cstheme="minorHAnsi"/>
        </w:rPr>
        <w:t xml:space="preserve">aspect </w:t>
      </w:r>
      <w:r w:rsidRPr="00881755">
        <w:rPr>
          <w:rFonts w:asciiTheme="minorHAnsi" w:hAnsiTheme="minorHAnsi" w:cstheme="minorHAnsi"/>
        </w:rPr>
        <w:t xml:space="preserve">we did not </w:t>
      </w:r>
      <w:r w:rsidR="001862B4" w:rsidRPr="00881755">
        <w:rPr>
          <w:rFonts w:asciiTheme="minorHAnsi" w:hAnsiTheme="minorHAnsi" w:cstheme="minorHAnsi"/>
        </w:rPr>
        <w:t>include in this study</w:t>
      </w:r>
      <w:r w:rsidRPr="00881755">
        <w:rPr>
          <w:rFonts w:asciiTheme="minorHAnsi" w:hAnsiTheme="minorHAnsi" w:cstheme="minorHAnsi"/>
        </w:rPr>
        <w:t xml:space="preserve"> </w:t>
      </w:r>
      <w:r w:rsidR="0088689F" w:rsidRPr="00881755">
        <w:rPr>
          <w:rFonts w:asciiTheme="minorHAnsi" w:hAnsiTheme="minorHAnsi" w:cstheme="minorHAnsi"/>
        </w:rPr>
        <w:t xml:space="preserve">was </w:t>
      </w:r>
      <w:r w:rsidR="00C9200B" w:rsidRPr="00881755">
        <w:rPr>
          <w:rFonts w:asciiTheme="minorHAnsi" w:hAnsiTheme="minorHAnsi" w:cstheme="minorHAnsi"/>
        </w:rPr>
        <w:t xml:space="preserve">comparing </w:t>
      </w:r>
      <w:r w:rsidRPr="00881755">
        <w:rPr>
          <w:rFonts w:asciiTheme="minorHAnsi" w:hAnsiTheme="minorHAnsi" w:cstheme="minorHAnsi"/>
        </w:rPr>
        <w:t>our ‘no</w:t>
      </w:r>
      <w:r w:rsidR="00A71397" w:rsidRPr="00881755">
        <w:rPr>
          <w:rFonts w:asciiTheme="minorHAnsi" w:hAnsiTheme="minorHAnsi" w:cstheme="minorHAnsi"/>
        </w:rPr>
        <w:t>n</w:t>
      </w:r>
      <w:r w:rsidRPr="00881755">
        <w:rPr>
          <w:rFonts w:asciiTheme="minorHAnsi" w:hAnsiTheme="minorHAnsi" w:cstheme="minorHAnsi"/>
        </w:rPr>
        <w:t>-lure control’ to</w:t>
      </w:r>
      <w:r w:rsidR="0088689F" w:rsidRPr="00881755">
        <w:rPr>
          <w:rFonts w:asciiTheme="minorHAnsi" w:hAnsiTheme="minorHAnsi" w:cstheme="minorHAnsi"/>
        </w:rPr>
        <w:t xml:space="preserve"> another</w:t>
      </w:r>
      <w:r w:rsidRPr="00881755">
        <w:rPr>
          <w:rFonts w:asciiTheme="minorHAnsi" w:hAnsiTheme="minorHAnsi" w:cstheme="minorHAnsi"/>
        </w:rPr>
        <w:t xml:space="preserve"> location </w:t>
      </w:r>
      <w:r w:rsidR="0088689F" w:rsidRPr="006B0E49">
        <w:rPr>
          <w:rFonts w:asciiTheme="minorHAnsi" w:hAnsiTheme="minorHAnsi" w:cstheme="minorHAnsi"/>
        </w:rPr>
        <w:t>with</w:t>
      </w:r>
      <w:r w:rsidRPr="006B0E49">
        <w:rPr>
          <w:rFonts w:asciiTheme="minorHAnsi" w:hAnsiTheme="minorHAnsi" w:cstheme="minorHAnsi"/>
        </w:rPr>
        <w:t xml:space="preserve"> nothing in </w:t>
      </w:r>
      <w:r w:rsidR="0088689F" w:rsidRPr="006B0E49">
        <w:rPr>
          <w:rFonts w:asciiTheme="minorHAnsi" w:hAnsiTheme="minorHAnsi" w:cstheme="minorHAnsi"/>
        </w:rPr>
        <w:t>view of the camera</w:t>
      </w:r>
      <w:r w:rsidRPr="006B0E49">
        <w:rPr>
          <w:rFonts w:asciiTheme="minorHAnsi" w:hAnsiTheme="minorHAnsi" w:cstheme="minorHAnsi"/>
        </w:rPr>
        <w:t xml:space="preserve"> (i.e., a true control). As the </w:t>
      </w:r>
      <w:r w:rsidR="00C82763" w:rsidRPr="006B0E49">
        <w:rPr>
          <w:rFonts w:asciiTheme="minorHAnsi" w:hAnsiTheme="minorHAnsi" w:cstheme="minorHAnsi"/>
        </w:rPr>
        <w:t>camera</w:t>
      </w:r>
      <w:r w:rsidR="001862B4" w:rsidRPr="006B0E49">
        <w:rPr>
          <w:rFonts w:asciiTheme="minorHAnsi" w:hAnsiTheme="minorHAnsi" w:cstheme="minorHAnsi"/>
        </w:rPr>
        <w:t xml:space="preserve"> itself</w:t>
      </w:r>
      <w:r w:rsidR="00C82763" w:rsidRPr="006B0E49">
        <w:rPr>
          <w:rFonts w:asciiTheme="minorHAnsi" w:hAnsiTheme="minorHAnsi" w:cstheme="minorHAnsi"/>
        </w:rPr>
        <w:t xml:space="preserve"> </w:t>
      </w:r>
      <w:r w:rsidR="001862B4" w:rsidRPr="006B0E49">
        <w:rPr>
          <w:rFonts w:asciiTheme="minorHAnsi" w:hAnsiTheme="minorHAnsi" w:cstheme="minorHAnsi"/>
        </w:rPr>
        <w:t>and the treatments</w:t>
      </w:r>
      <w:r w:rsidR="001862B4" w:rsidRPr="00881755">
        <w:rPr>
          <w:rFonts w:asciiTheme="minorHAnsi" w:hAnsiTheme="minorHAnsi" w:cstheme="minorHAnsi"/>
        </w:rPr>
        <w:t xml:space="preserve"> placed </w:t>
      </w:r>
      <w:r w:rsidRPr="00881755">
        <w:rPr>
          <w:rFonts w:asciiTheme="minorHAnsi" w:hAnsiTheme="minorHAnsi" w:cstheme="minorHAnsi"/>
        </w:rPr>
        <w:t xml:space="preserve">are novel </w:t>
      </w:r>
      <w:r w:rsidR="00EA103A" w:rsidRPr="00881755">
        <w:rPr>
          <w:rFonts w:asciiTheme="minorHAnsi" w:hAnsiTheme="minorHAnsi" w:cstheme="minorHAnsi"/>
        </w:rPr>
        <w:t>objects</w:t>
      </w:r>
      <w:r w:rsidR="0088689F" w:rsidRPr="006B0E49">
        <w:rPr>
          <w:rFonts w:asciiTheme="minorHAnsi" w:hAnsiTheme="minorHAnsi" w:cstheme="minorHAnsi"/>
        </w:rPr>
        <w:t>,</w:t>
      </w:r>
      <w:r w:rsidR="00EA103A" w:rsidRPr="006B0E49">
        <w:rPr>
          <w:rFonts w:asciiTheme="minorHAnsi" w:hAnsiTheme="minorHAnsi" w:cstheme="minorHAnsi"/>
        </w:rPr>
        <w:t xml:space="preserve"> species</w:t>
      </w:r>
      <w:r w:rsidRPr="006B0E49">
        <w:rPr>
          <w:rFonts w:asciiTheme="minorHAnsi" w:hAnsiTheme="minorHAnsi" w:cstheme="minorHAnsi"/>
        </w:rPr>
        <w:t xml:space="preserve"> </w:t>
      </w:r>
      <w:r w:rsidR="0015044C" w:rsidRPr="006B0E49">
        <w:rPr>
          <w:rFonts w:asciiTheme="minorHAnsi" w:hAnsiTheme="minorHAnsi" w:cstheme="minorHAnsi"/>
        </w:rPr>
        <w:t xml:space="preserve">or individuals </w:t>
      </w:r>
      <w:r w:rsidR="00EA103A" w:rsidRPr="006B0E49">
        <w:rPr>
          <w:rFonts w:asciiTheme="minorHAnsi" w:hAnsiTheme="minorHAnsi" w:cstheme="minorHAnsi"/>
        </w:rPr>
        <w:t xml:space="preserve">fearful </w:t>
      </w:r>
      <w:r w:rsidR="00C9200B" w:rsidRPr="006B0E49">
        <w:rPr>
          <w:rFonts w:asciiTheme="minorHAnsi" w:hAnsiTheme="minorHAnsi" w:cstheme="minorHAnsi"/>
        </w:rPr>
        <w:t>of</w:t>
      </w:r>
      <w:r w:rsidR="00EA103A" w:rsidRPr="006B0E49">
        <w:rPr>
          <w:rFonts w:asciiTheme="minorHAnsi" w:hAnsiTheme="minorHAnsi" w:cstheme="minorHAnsi"/>
        </w:rPr>
        <w:t xml:space="preserve"> novel stimuli </w:t>
      </w:r>
      <w:r w:rsidRPr="006B0E49">
        <w:rPr>
          <w:rFonts w:asciiTheme="minorHAnsi" w:hAnsiTheme="minorHAnsi" w:cstheme="minorHAnsi"/>
        </w:rPr>
        <w:t>may</w:t>
      </w:r>
      <w:r w:rsidR="0088689F" w:rsidRPr="006B0E49">
        <w:rPr>
          <w:rFonts w:asciiTheme="minorHAnsi" w:hAnsiTheme="minorHAnsi" w:cstheme="minorHAnsi"/>
        </w:rPr>
        <w:t xml:space="preserve"> have</w:t>
      </w:r>
      <w:r w:rsidRPr="006B0E49">
        <w:rPr>
          <w:rFonts w:asciiTheme="minorHAnsi" w:hAnsiTheme="minorHAnsi" w:cstheme="minorHAnsi"/>
        </w:rPr>
        <w:t xml:space="preserve"> avoid</w:t>
      </w:r>
      <w:r w:rsidR="0088689F" w:rsidRPr="006B0E49">
        <w:rPr>
          <w:rFonts w:asciiTheme="minorHAnsi" w:hAnsiTheme="minorHAnsi" w:cstheme="minorHAnsi"/>
        </w:rPr>
        <w:t>ed</w:t>
      </w:r>
      <w:r w:rsidRPr="006B0E49">
        <w:rPr>
          <w:rFonts w:asciiTheme="minorHAnsi" w:hAnsiTheme="minorHAnsi" w:cstheme="minorHAnsi"/>
        </w:rPr>
        <w:t xml:space="preserve"> the area </w:t>
      </w:r>
      <w:r w:rsidR="00EA103A" w:rsidRPr="006B0E49">
        <w:rPr>
          <w:rFonts w:asciiTheme="minorHAnsi" w:hAnsiTheme="minorHAnsi" w:cstheme="minorHAnsi"/>
        </w:rPr>
        <w:t xml:space="preserve">entirely </w:t>
      </w:r>
      <w:r w:rsidRPr="006B0E49">
        <w:rPr>
          <w:rFonts w:asciiTheme="minorHAnsi" w:hAnsiTheme="minorHAnsi" w:cstheme="minorHAnsi"/>
        </w:rPr>
        <w:t>(</w:t>
      </w:r>
      <w:proofErr w:type="spellStart"/>
      <w:r w:rsidR="0015044C" w:rsidRPr="006B0E49">
        <w:rPr>
          <w:rFonts w:asciiTheme="minorHAnsi" w:hAnsiTheme="minorHAnsi" w:cstheme="minorHAnsi"/>
        </w:rPr>
        <w:t>Metler</w:t>
      </w:r>
      <w:proofErr w:type="spellEnd"/>
      <w:r w:rsidR="0015044C" w:rsidRPr="006B0E49">
        <w:rPr>
          <w:rFonts w:asciiTheme="minorHAnsi" w:hAnsiTheme="minorHAnsi" w:cstheme="minorHAnsi"/>
        </w:rPr>
        <w:t xml:space="preserve"> &amp; </w:t>
      </w:r>
      <w:proofErr w:type="spellStart"/>
      <w:r w:rsidR="0015044C" w:rsidRPr="006B0E49">
        <w:rPr>
          <w:rFonts w:asciiTheme="minorHAnsi" w:hAnsiTheme="minorHAnsi" w:cstheme="minorHAnsi"/>
        </w:rPr>
        <w:t>Shivak</w:t>
      </w:r>
      <w:proofErr w:type="spellEnd"/>
      <w:r w:rsidR="0015044C" w:rsidRPr="006B0E49">
        <w:rPr>
          <w:rFonts w:asciiTheme="minorHAnsi" w:hAnsiTheme="minorHAnsi" w:cstheme="minorHAnsi"/>
        </w:rPr>
        <w:t xml:space="preserve"> 2007)</w:t>
      </w:r>
      <w:r w:rsidRPr="006B0E49">
        <w:rPr>
          <w:rFonts w:asciiTheme="minorHAnsi" w:hAnsiTheme="minorHAnsi" w:cstheme="minorHAnsi"/>
        </w:rPr>
        <w:t xml:space="preserve">. Coyotes, for example, </w:t>
      </w:r>
      <w:r w:rsidR="00EA103A" w:rsidRPr="006B0E49">
        <w:rPr>
          <w:rFonts w:asciiTheme="minorHAnsi" w:hAnsiTheme="minorHAnsi" w:cstheme="minorHAnsi"/>
        </w:rPr>
        <w:t>may be wary of camera traps (</w:t>
      </w:r>
      <w:proofErr w:type="spellStart"/>
      <w:r w:rsidR="00EA103A" w:rsidRPr="006B0E49">
        <w:rPr>
          <w:rFonts w:asciiTheme="minorHAnsi" w:hAnsiTheme="minorHAnsi" w:cstheme="minorHAnsi"/>
        </w:rPr>
        <w:t>Séquin</w:t>
      </w:r>
      <w:proofErr w:type="spellEnd"/>
      <w:r w:rsidR="00EA103A" w:rsidRPr="006B0E49">
        <w:rPr>
          <w:rFonts w:asciiTheme="minorHAnsi" w:hAnsiTheme="minorHAnsi" w:cstheme="minorHAnsi"/>
        </w:rPr>
        <w:t xml:space="preserve"> et al. 2003) and </w:t>
      </w:r>
      <w:r w:rsidR="0088689F" w:rsidRPr="006B0E49">
        <w:rPr>
          <w:rFonts w:asciiTheme="minorHAnsi" w:hAnsiTheme="minorHAnsi" w:cstheme="minorHAnsi"/>
        </w:rPr>
        <w:t>had the lowest detection probability in our study (Figure 2)</w:t>
      </w:r>
      <w:r w:rsidR="00EA103A" w:rsidRPr="006B0E49">
        <w:rPr>
          <w:rFonts w:asciiTheme="minorHAnsi" w:hAnsiTheme="minorHAnsi" w:cstheme="minorHAnsi"/>
        </w:rPr>
        <w:t>.</w:t>
      </w:r>
      <w:r w:rsidR="0088689F" w:rsidRPr="006B0E49">
        <w:rPr>
          <w:rFonts w:asciiTheme="minorHAnsi" w:hAnsiTheme="minorHAnsi" w:cstheme="minorHAnsi"/>
        </w:rPr>
        <w:t xml:space="preserve"> </w:t>
      </w:r>
      <w:r w:rsidR="00EA103A" w:rsidRPr="006B0E49">
        <w:rPr>
          <w:rFonts w:asciiTheme="minorHAnsi" w:hAnsiTheme="minorHAnsi" w:cstheme="minorHAnsi"/>
        </w:rPr>
        <w:t>Even though</w:t>
      </w:r>
      <w:r w:rsidR="00A71397" w:rsidRPr="006B0E49">
        <w:rPr>
          <w:rFonts w:asciiTheme="minorHAnsi" w:hAnsiTheme="minorHAnsi" w:cstheme="minorHAnsi"/>
        </w:rPr>
        <w:t xml:space="preserve"> most</w:t>
      </w:r>
      <w:r w:rsidR="00EA103A" w:rsidRPr="006B0E49">
        <w:rPr>
          <w:rFonts w:asciiTheme="minorHAnsi" w:hAnsiTheme="minorHAnsi" w:cstheme="minorHAnsi"/>
        </w:rPr>
        <w:t xml:space="preserve"> urban</w:t>
      </w:r>
      <w:r w:rsidR="00A71397" w:rsidRPr="006B0E49">
        <w:rPr>
          <w:rFonts w:asciiTheme="minorHAnsi" w:hAnsiTheme="minorHAnsi" w:cstheme="minorHAnsi"/>
        </w:rPr>
        <w:t xml:space="preserve"> species are</w:t>
      </w:r>
      <w:r w:rsidR="00EA103A" w:rsidRPr="006B0E49">
        <w:rPr>
          <w:rFonts w:asciiTheme="minorHAnsi" w:hAnsiTheme="minorHAnsi" w:cstheme="minorHAnsi"/>
        </w:rPr>
        <w:t xml:space="preserve"> </w:t>
      </w:r>
      <w:r w:rsidR="00A71397" w:rsidRPr="006B0E49">
        <w:rPr>
          <w:rFonts w:asciiTheme="minorHAnsi" w:hAnsiTheme="minorHAnsi" w:cstheme="minorHAnsi"/>
        </w:rPr>
        <w:t xml:space="preserve">bolder </w:t>
      </w:r>
      <w:r w:rsidR="00EA103A" w:rsidRPr="006B0E49">
        <w:rPr>
          <w:rFonts w:asciiTheme="minorHAnsi" w:hAnsiTheme="minorHAnsi" w:cstheme="minorHAnsi"/>
        </w:rPr>
        <w:t>than their rural counterparts (</w:t>
      </w:r>
      <w:r w:rsidR="00C60B79" w:rsidRPr="006B0E49">
        <w:rPr>
          <w:rFonts w:asciiTheme="minorHAnsi" w:hAnsiTheme="minorHAnsi" w:cstheme="minorHAnsi"/>
        </w:rPr>
        <w:t xml:space="preserve">Lowry et al. 2013; </w:t>
      </w:r>
      <w:r w:rsidR="00EA103A" w:rsidRPr="006B0E49">
        <w:rPr>
          <w:rFonts w:asciiTheme="minorHAnsi" w:hAnsiTheme="minorHAnsi" w:cstheme="minorHAnsi"/>
        </w:rPr>
        <w:t>Breck et al. 2019), a number of steps could be taken to address the novelty</w:t>
      </w:r>
      <w:r w:rsidR="00C9200B" w:rsidRPr="006B0E49">
        <w:rPr>
          <w:rFonts w:asciiTheme="minorHAnsi" w:hAnsiTheme="minorHAnsi" w:cstheme="minorHAnsi"/>
        </w:rPr>
        <w:t xml:space="preserve"> aspect</w:t>
      </w:r>
      <w:r w:rsidR="00EA103A" w:rsidRPr="006B0E49">
        <w:rPr>
          <w:rFonts w:asciiTheme="minorHAnsi" w:hAnsiTheme="minorHAnsi" w:cstheme="minorHAnsi"/>
        </w:rPr>
        <w:t xml:space="preserve"> of a camera trap deployment. For example,</w:t>
      </w:r>
      <w:r w:rsidR="00C82763" w:rsidRPr="006B0E49">
        <w:rPr>
          <w:rFonts w:asciiTheme="minorHAnsi" w:hAnsiTheme="minorHAnsi" w:cstheme="minorHAnsi"/>
        </w:rPr>
        <w:t xml:space="preserve"> future research could deploy cameras</w:t>
      </w:r>
      <w:r w:rsidR="002767C0" w:rsidRPr="006B0E49">
        <w:rPr>
          <w:rFonts w:asciiTheme="minorHAnsi" w:hAnsiTheme="minorHAnsi" w:cstheme="minorHAnsi"/>
        </w:rPr>
        <w:t xml:space="preserve"> in advance of data collection</w:t>
      </w:r>
      <w:r w:rsidR="00C82763" w:rsidRPr="006B0E49">
        <w:rPr>
          <w:rFonts w:asciiTheme="minorHAnsi" w:hAnsiTheme="minorHAnsi" w:cstheme="minorHAnsi"/>
        </w:rPr>
        <w:t xml:space="preserve"> to allow wildlife to acclimate and incorporate a </w:t>
      </w:r>
      <w:r w:rsidR="006B0E49">
        <w:rPr>
          <w:rFonts w:asciiTheme="minorHAnsi" w:hAnsiTheme="minorHAnsi" w:cstheme="minorHAnsi"/>
        </w:rPr>
        <w:t>‘</w:t>
      </w:r>
      <w:r w:rsidR="00C82763" w:rsidRPr="006B0E49">
        <w:rPr>
          <w:rFonts w:asciiTheme="minorHAnsi" w:hAnsiTheme="minorHAnsi" w:cstheme="minorHAnsi"/>
        </w:rPr>
        <w:t>true</w:t>
      </w:r>
      <w:r w:rsidR="006B0E49">
        <w:rPr>
          <w:rFonts w:asciiTheme="minorHAnsi" w:hAnsiTheme="minorHAnsi" w:cstheme="minorHAnsi"/>
        </w:rPr>
        <w:t>’</w:t>
      </w:r>
      <w:r w:rsidR="00C82763" w:rsidRPr="006B0E49">
        <w:rPr>
          <w:rFonts w:asciiTheme="minorHAnsi" w:hAnsiTheme="minorHAnsi" w:cstheme="minorHAnsi"/>
        </w:rPr>
        <w:t xml:space="preserve"> control with the two treatments we used to </w:t>
      </w:r>
      <w:r w:rsidR="00C9200B" w:rsidRPr="006B0E49">
        <w:rPr>
          <w:rFonts w:asciiTheme="minorHAnsi" w:hAnsiTheme="minorHAnsi" w:cstheme="minorHAnsi"/>
        </w:rPr>
        <w:t xml:space="preserve">differentiate </w:t>
      </w:r>
      <w:r w:rsidR="00C82763" w:rsidRPr="006B0E49">
        <w:rPr>
          <w:rFonts w:asciiTheme="minorHAnsi" w:hAnsiTheme="minorHAnsi" w:cstheme="minorHAnsi"/>
        </w:rPr>
        <w:t>the ‘pouch effect’</w:t>
      </w:r>
      <w:r w:rsidR="00C9200B" w:rsidRPr="006B0E49">
        <w:rPr>
          <w:rFonts w:asciiTheme="minorHAnsi" w:hAnsiTheme="minorHAnsi" w:cstheme="minorHAnsi"/>
        </w:rPr>
        <w:t xml:space="preserve"> (visual attractant</w:t>
      </w:r>
      <w:r w:rsidR="006B0E49">
        <w:rPr>
          <w:rFonts w:asciiTheme="minorHAnsi" w:hAnsiTheme="minorHAnsi" w:cstheme="minorHAnsi"/>
        </w:rPr>
        <w:t xml:space="preserve"> or deterrent</w:t>
      </w:r>
      <w:r w:rsidR="00C9200B" w:rsidRPr="006B0E49">
        <w:rPr>
          <w:rFonts w:asciiTheme="minorHAnsi" w:hAnsiTheme="minorHAnsi" w:cstheme="minorHAnsi"/>
        </w:rPr>
        <w:t>)</w:t>
      </w:r>
      <w:r w:rsidR="00C82763" w:rsidRPr="006B0E49">
        <w:rPr>
          <w:rFonts w:asciiTheme="minorHAnsi" w:hAnsiTheme="minorHAnsi" w:cstheme="minorHAnsi"/>
        </w:rPr>
        <w:t xml:space="preserve"> from the ‘lure effect’.</w:t>
      </w:r>
      <w:r w:rsidR="00A71397" w:rsidRPr="006B0E49">
        <w:rPr>
          <w:rFonts w:asciiTheme="minorHAnsi" w:hAnsiTheme="minorHAnsi" w:cstheme="minorHAnsi"/>
        </w:rPr>
        <w:t xml:space="preserve"> Regardless, our results indicate that some species are seen more often when lure is present, and we recovered many images of species investigating the lure pouch throughout the study.</w:t>
      </w:r>
    </w:p>
    <w:p w14:paraId="1FD64FD7" w14:textId="7BC1BAAD" w:rsidR="00EA103A" w:rsidRPr="006B0E49" w:rsidRDefault="00EA103A" w:rsidP="002633CF">
      <w:pPr>
        <w:contextualSpacing/>
        <w:rPr>
          <w:rFonts w:asciiTheme="minorHAnsi" w:hAnsiTheme="minorHAnsi" w:cstheme="minorHAnsi"/>
        </w:rPr>
      </w:pPr>
    </w:p>
    <w:p w14:paraId="4F7DFACC" w14:textId="23CC3BE9" w:rsidR="005B0983" w:rsidRPr="008F5C7A" w:rsidRDefault="00FD06B0" w:rsidP="002633CF">
      <w:pPr>
        <w:contextualSpacing/>
        <w:rPr>
          <w:rFonts w:asciiTheme="minorHAnsi" w:hAnsiTheme="minorHAnsi" w:cstheme="minorHAnsi"/>
        </w:rPr>
      </w:pPr>
      <w:r w:rsidRPr="006B0E49">
        <w:rPr>
          <w:rFonts w:asciiTheme="minorHAnsi" w:hAnsiTheme="minorHAnsi" w:cstheme="minorHAnsi"/>
        </w:rPr>
        <w:t xml:space="preserve">One potential criticism </w:t>
      </w:r>
      <w:r w:rsidR="000E64DC" w:rsidRPr="006B0E49">
        <w:rPr>
          <w:rFonts w:asciiTheme="minorHAnsi" w:hAnsiTheme="minorHAnsi" w:cstheme="minorHAnsi"/>
        </w:rPr>
        <w:t>of</w:t>
      </w:r>
      <w:r w:rsidR="001C7175" w:rsidRPr="006B0E49">
        <w:rPr>
          <w:rFonts w:asciiTheme="minorHAnsi" w:hAnsiTheme="minorHAnsi" w:cstheme="minorHAnsi"/>
        </w:rPr>
        <w:t xml:space="preserve"> luring camera traps is that</w:t>
      </w:r>
      <w:r w:rsidRPr="006B0E49">
        <w:rPr>
          <w:rFonts w:asciiTheme="minorHAnsi" w:hAnsiTheme="minorHAnsi" w:cstheme="minorHAnsi"/>
        </w:rPr>
        <w:t xml:space="preserve"> </w:t>
      </w:r>
      <w:r w:rsidR="001C7175" w:rsidRPr="006B0E49">
        <w:rPr>
          <w:rFonts w:asciiTheme="minorHAnsi" w:hAnsiTheme="minorHAnsi" w:cstheme="minorHAnsi"/>
        </w:rPr>
        <w:t>lure</w:t>
      </w:r>
      <w:r w:rsidR="00ED7E84" w:rsidRPr="006B0E49">
        <w:rPr>
          <w:rFonts w:asciiTheme="minorHAnsi" w:hAnsiTheme="minorHAnsi" w:cstheme="minorHAnsi"/>
        </w:rPr>
        <w:t xml:space="preserve"> </w:t>
      </w:r>
      <w:r w:rsidR="00736D9A" w:rsidRPr="006B0E49">
        <w:rPr>
          <w:rFonts w:asciiTheme="minorHAnsi" w:hAnsiTheme="minorHAnsi" w:cstheme="minorHAnsi"/>
        </w:rPr>
        <w:t xml:space="preserve">may bring a species </w:t>
      </w:r>
      <w:r w:rsidR="001C7175" w:rsidRPr="006B0E49">
        <w:rPr>
          <w:rFonts w:asciiTheme="minorHAnsi" w:hAnsiTheme="minorHAnsi" w:cstheme="minorHAnsi"/>
        </w:rPr>
        <w:t xml:space="preserve">in </w:t>
      </w:r>
      <w:r w:rsidR="00736D9A" w:rsidRPr="006B0E49">
        <w:rPr>
          <w:rFonts w:asciiTheme="minorHAnsi" w:hAnsiTheme="minorHAnsi" w:cstheme="minorHAnsi"/>
        </w:rPr>
        <w:t xml:space="preserve">from long distances to investigate </w:t>
      </w:r>
      <w:r w:rsidR="006669F0" w:rsidRPr="006B0E49">
        <w:rPr>
          <w:rFonts w:asciiTheme="minorHAnsi" w:hAnsiTheme="minorHAnsi" w:cstheme="minorHAnsi"/>
        </w:rPr>
        <w:t xml:space="preserve">an </w:t>
      </w:r>
      <w:r w:rsidR="00736D9A" w:rsidRPr="006B0E49">
        <w:rPr>
          <w:rFonts w:asciiTheme="minorHAnsi" w:hAnsiTheme="minorHAnsi" w:cstheme="minorHAnsi"/>
        </w:rPr>
        <w:t xml:space="preserve">area they </w:t>
      </w:r>
      <w:r w:rsidR="001C7175" w:rsidRPr="006B0E49">
        <w:rPr>
          <w:rFonts w:asciiTheme="minorHAnsi" w:hAnsiTheme="minorHAnsi" w:cstheme="minorHAnsi"/>
        </w:rPr>
        <w:t>do not</w:t>
      </w:r>
      <w:r w:rsidR="00736D9A" w:rsidRPr="006B0E49">
        <w:rPr>
          <w:rFonts w:asciiTheme="minorHAnsi" w:hAnsiTheme="minorHAnsi" w:cstheme="minorHAnsi"/>
        </w:rPr>
        <w:t xml:space="preserve"> occupy. This would, in turn, generate false positives in the data</w:t>
      </w:r>
      <w:r w:rsidR="000E64DC" w:rsidRPr="006B0E49">
        <w:rPr>
          <w:rFonts w:asciiTheme="minorHAnsi" w:hAnsiTheme="minorHAnsi" w:cstheme="minorHAnsi"/>
        </w:rPr>
        <w:t xml:space="preserve"> leading to</w:t>
      </w:r>
      <w:r w:rsidR="00736D9A" w:rsidRPr="006B0E49">
        <w:rPr>
          <w:rFonts w:asciiTheme="minorHAnsi" w:hAnsiTheme="minorHAnsi" w:cstheme="minorHAnsi"/>
        </w:rPr>
        <w:t xml:space="preserve"> bias</w:t>
      </w:r>
      <w:r w:rsidR="000E64DC" w:rsidRPr="006B0E49">
        <w:rPr>
          <w:rFonts w:asciiTheme="minorHAnsi" w:hAnsiTheme="minorHAnsi" w:cstheme="minorHAnsi"/>
        </w:rPr>
        <w:t>ed</w:t>
      </w:r>
      <w:r w:rsidR="00736D9A" w:rsidRPr="006B0E49">
        <w:rPr>
          <w:rFonts w:asciiTheme="minorHAnsi" w:hAnsiTheme="minorHAnsi" w:cstheme="minorHAnsi"/>
        </w:rPr>
        <w:t xml:space="preserve"> estimates</w:t>
      </w:r>
      <w:r w:rsidR="001C7175" w:rsidRPr="006B0E49">
        <w:rPr>
          <w:rFonts w:asciiTheme="minorHAnsi" w:hAnsiTheme="minorHAnsi" w:cstheme="minorHAnsi"/>
        </w:rPr>
        <w:t xml:space="preserve"> of occupancy or abundance</w:t>
      </w:r>
      <w:r w:rsidR="00736D9A" w:rsidRPr="006B0E49">
        <w:rPr>
          <w:rFonts w:asciiTheme="minorHAnsi" w:hAnsiTheme="minorHAnsi" w:cstheme="minorHAnsi"/>
        </w:rPr>
        <w:t>.</w:t>
      </w:r>
      <w:r w:rsidR="00ED7E84" w:rsidRPr="006B0E49">
        <w:rPr>
          <w:rFonts w:asciiTheme="minorHAnsi" w:hAnsiTheme="minorHAnsi" w:cstheme="minorHAnsi"/>
        </w:rPr>
        <w:t xml:space="preserve"> W</w:t>
      </w:r>
      <w:r w:rsidR="001C7175" w:rsidRPr="006B0E49">
        <w:rPr>
          <w:rFonts w:asciiTheme="minorHAnsi" w:hAnsiTheme="minorHAnsi" w:cstheme="minorHAnsi"/>
        </w:rPr>
        <w:t>hile we</w:t>
      </w:r>
      <w:r w:rsidR="00ED7E84" w:rsidRPr="006B0E49">
        <w:rPr>
          <w:rFonts w:asciiTheme="minorHAnsi" w:hAnsiTheme="minorHAnsi" w:cstheme="minorHAnsi"/>
        </w:rPr>
        <w:t xml:space="preserve"> do not think this is the case</w:t>
      </w:r>
      <w:r w:rsidR="001C7175" w:rsidRPr="006B0E49">
        <w:rPr>
          <w:rFonts w:asciiTheme="minorHAnsi" w:hAnsiTheme="minorHAnsi" w:cstheme="minorHAnsi"/>
        </w:rPr>
        <w:t xml:space="preserve"> in our study, such implications are not likely universal.</w:t>
      </w:r>
      <w:r w:rsidR="00736D9A" w:rsidRPr="006B0E49">
        <w:rPr>
          <w:rFonts w:asciiTheme="minorHAnsi" w:hAnsiTheme="minorHAnsi" w:cstheme="minorHAnsi"/>
        </w:rPr>
        <w:t xml:space="preserve"> </w:t>
      </w:r>
      <w:r w:rsidR="001C7175" w:rsidRPr="006B0E49">
        <w:rPr>
          <w:rFonts w:asciiTheme="minorHAnsi" w:hAnsiTheme="minorHAnsi" w:cstheme="minorHAnsi"/>
        </w:rPr>
        <w:t xml:space="preserve">Many environmental factors, such as weather, the placement of trees, </w:t>
      </w:r>
      <w:r w:rsidR="00513D16" w:rsidRPr="006B0E49">
        <w:rPr>
          <w:rFonts w:asciiTheme="minorHAnsi" w:hAnsiTheme="minorHAnsi" w:cstheme="minorHAnsi"/>
        </w:rPr>
        <w:t xml:space="preserve">terrain, </w:t>
      </w:r>
      <w:r w:rsidR="001C7175" w:rsidRPr="006B0E49">
        <w:rPr>
          <w:rFonts w:asciiTheme="minorHAnsi" w:hAnsiTheme="minorHAnsi" w:cstheme="minorHAnsi"/>
        </w:rPr>
        <w:t xml:space="preserve">or humidity can either function as barriers to air flow or influence the movement of airborne molecules (Long et al. 2008). </w:t>
      </w:r>
      <w:r w:rsidR="00513D16" w:rsidRPr="006B0E49">
        <w:rPr>
          <w:rFonts w:asciiTheme="minorHAnsi" w:hAnsiTheme="minorHAnsi" w:cstheme="minorHAnsi"/>
        </w:rPr>
        <w:t xml:space="preserve">As we failed to detect a lure effect for many species, it could be that </w:t>
      </w:r>
      <w:r w:rsidR="006B0E49">
        <w:rPr>
          <w:rFonts w:asciiTheme="minorHAnsi" w:hAnsiTheme="minorHAnsi" w:cstheme="minorHAnsi"/>
        </w:rPr>
        <w:t xml:space="preserve">this </w:t>
      </w:r>
      <w:r w:rsidR="00513D16" w:rsidRPr="006B0E49">
        <w:rPr>
          <w:rFonts w:asciiTheme="minorHAnsi" w:hAnsiTheme="minorHAnsi" w:cstheme="minorHAnsi"/>
        </w:rPr>
        <w:t xml:space="preserve">lure </w:t>
      </w:r>
      <w:r w:rsidR="000E64DC" w:rsidRPr="006B0E49">
        <w:rPr>
          <w:rFonts w:asciiTheme="minorHAnsi" w:hAnsiTheme="minorHAnsi" w:cstheme="minorHAnsi"/>
        </w:rPr>
        <w:t xml:space="preserve">1) </w:t>
      </w:r>
      <w:r w:rsidR="00513D16" w:rsidRPr="006B0E49">
        <w:rPr>
          <w:rFonts w:asciiTheme="minorHAnsi" w:hAnsiTheme="minorHAnsi" w:cstheme="minorHAnsi"/>
        </w:rPr>
        <w:t xml:space="preserve">does not increase species detectability, </w:t>
      </w:r>
      <w:r w:rsidR="000E64DC" w:rsidRPr="006B0E49">
        <w:rPr>
          <w:rFonts w:asciiTheme="minorHAnsi" w:hAnsiTheme="minorHAnsi" w:cstheme="minorHAnsi"/>
        </w:rPr>
        <w:t xml:space="preserve">2) </w:t>
      </w:r>
      <w:r w:rsidR="00513D16" w:rsidRPr="006B0E49">
        <w:rPr>
          <w:rFonts w:asciiTheme="minorHAnsi" w:hAnsiTheme="minorHAnsi" w:cstheme="minorHAnsi"/>
        </w:rPr>
        <w:t xml:space="preserve">increases detectability by such a small amount we failed to detect it, or </w:t>
      </w:r>
      <w:r w:rsidR="000E64DC" w:rsidRPr="006B0E49">
        <w:rPr>
          <w:rFonts w:asciiTheme="minorHAnsi" w:hAnsiTheme="minorHAnsi" w:cstheme="minorHAnsi"/>
        </w:rPr>
        <w:t xml:space="preserve">3) </w:t>
      </w:r>
      <w:r w:rsidR="00513D16" w:rsidRPr="006B0E49">
        <w:rPr>
          <w:rFonts w:asciiTheme="minorHAnsi" w:hAnsiTheme="minorHAnsi" w:cstheme="minorHAnsi"/>
        </w:rPr>
        <w:t>has a large spatial ‘bleed over’ effect wherein the cameras that had</w:t>
      </w:r>
      <w:r w:rsidR="006669F0" w:rsidRPr="006B0E49">
        <w:rPr>
          <w:rFonts w:asciiTheme="minorHAnsi" w:hAnsiTheme="minorHAnsi" w:cstheme="minorHAnsi"/>
        </w:rPr>
        <w:t xml:space="preserve"> lure during the </w:t>
      </w:r>
      <w:r w:rsidR="00693F00" w:rsidRPr="006B0E49">
        <w:rPr>
          <w:rFonts w:asciiTheme="minorHAnsi" w:hAnsiTheme="minorHAnsi" w:cstheme="minorHAnsi"/>
        </w:rPr>
        <w:t xml:space="preserve">third </w:t>
      </w:r>
      <w:r w:rsidR="006669F0" w:rsidRPr="006B0E49">
        <w:rPr>
          <w:rFonts w:asciiTheme="minorHAnsi" w:hAnsiTheme="minorHAnsi" w:cstheme="minorHAnsi"/>
        </w:rPr>
        <w:t>and</w:t>
      </w:r>
      <w:r w:rsidR="00693F00" w:rsidRPr="006B0E49">
        <w:rPr>
          <w:rFonts w:asciiTheme="minorHAnsi" w:hAnsiTheme="minorHAnsi" w:cstheme="minorHAnsi"/>
          <w:vertAlign w:val="superscript"/>
        </w:rPr>
        <w:t xml:space="preserve"> </w:t>
      </w:r>
      <w:r w:rsidR="00693F00" w:rsidRPr="006B0E49">
        <w:rPr>
          <w:rFonts w:asciiTheme="minorHAnsi" w:hAnsiTheme="minorHAnsi" w:cstheme="minorHAnsi"/>
        </w:rPr>
        <w:t>fourth</w:t>
      </w:r>
      <w:r w:rsidR="006669F0" w:rsidRPr="006B0E49">
        <w:rPr>
          <w:rFonts w:asciiTheme="minorHAnsi" w:hAnsiTheme="minorHAnsi" w:cstheme="minorHAnsi"/>
        </w:rPr>
        <w:t xml:space="preserve"> week of the study</w:t>
      </w:r>
      <w:r w:rsidR="00513D16" w:rsidRPr="006B0E49">
        <w:rPr>
          <w:rFonts w:asciiTheme="minorHAnsi" w:hAnsiTheme="minorHAnsi" w:cstheme="minorHAnsi"/>
        </w:rPr>
        <w:t xml:space="preserve"> influenced detectability at cameras without. We </w:t>
      </w:r>
      <w:r w:rsidR="000F45E3">
        <w:rPr>
          <w:rFonts w:asciiTheme="minorHAnsi" w:hAnsiTheme="minorHAnsi" w:cstheme="minorHAnsi"/>
        </w:rPr>
        <w:t>are doubtful of the potential of this</w:t>
      </w:r>
      <w:r w:rsidR="00513D16" w:rsidRPr="006B0E49">
        <w:rPr>
          <w:rFonts w:asciiTheme="minorHAnsi" w:hAnsiTheme="minorHAnsi" w:cstheme="minorHAnsi"/>
        </w:rPr>
        <w:t xml:space="preserve"> last possibility as a post-hoc reanalysis comparing the first week of ‘no lure’ sampling to the remaining weeks revealed similar results </w:t>
      </w:r>
      <w:r w:rsidR="000F45E3">
        <w:rPr>
          <w:rFonts w:asciiTheme="minorHAnsi" w:hAnsiTheme="minorHAnsi" w:cstheme="minorHAnsi"/>
        </w:rPr>
        <w:t>as well</w:t>
      </w:r>
      <w:r w:rsidR="00513D16" w:rsidRPr="006B0E49">
        <w:rPr>
          <w:rFonts w:asciiTheme="minorHAnsi" w:hAnsiTheme="minorHAnsi" w:cstheme="minorHAnsi"/>
        </w:rPr>
        <w:t xml:space="preserve"> (</w:t>
      </w:r>
      <w:commentRangeStart w:id="25"/>
      <w:r w:rsidR="00513D16" w:rsidRPr="006B0E49">
        <w:rPr>
          <w:rFonts w:asciiTheme="minorHAnsi" w:hAnsiTheme="minorHAnsi" w:cstheme="minorHAnsi"/>
        </w:rPr>
        <w:t>supp mater</w:t>
      </w:r>
      <w:commentRangeEnd w:id="25"/>
      <w:r w:rsidR="00513D16" w:rsidRPr="008F3316">
        <w:rPr>
          <w:rStyle w:val="CommentReference"/>
          <w:rFonts w:asciiTheme="minorHAnsi" w:eastAsiaTheme="minorHAnsi" w:hAnsiTheme="minorHAnsi" w:cstheme="minorHAnsi"/>
        </w:rPr>
        <w:commentReference w:id="25"/>
      </w:r>
      <w:r w:rsidR="00513D16" w:rsidRPr="008F3316">
        <w:rPr>
          <w:rFonts w:asciiTheme="minorHAnsi" w:hAnsiTheme="minorHAnsi" w:cstheme="minorHAnsi"/>
        </w:rPr>
        <w:t xml:space="preserve">). </w:t>
      </w:r>
      <w:r w:rsidR="006669F0" w:rsidRPr="008F3316">
        <w:rPr>
          <w:rFonts w:asciiTheme="minorHAnsi" w:hAnsiTheme="minorHAnsi" w:cstheme="minorHAnsi"/>
        </w:rPr>
        <w:t>Regardless, future research is necessary to determine the distance at which lure acts upon wildlife, which may require experimental manipulations with collared ind</w:t>
      </w:r>
      <w:r w:rsidR="006669F0" w:rsidRPr="008F5C7A">
        <w:rPr>
          <w:rFonts w:asciiTheme="minorHAnsi" w:hAnsiTheme="minorHAnsi" w:cstheme="minorHAnsi"/>
        </w:rPr>
        <w:t>ividuals.</w:t>
      </w:r>
    </w:p>
    <w:p w14:paraId="740AA9EF" w14:textId="77777777" w:rsidR="005B0983" w:rsidRPr="008F5C7A" w:rsidRDefault="005B0983" w:rsidP="002633CF">
      <w:pPr>
        <w:contextualSpacing/>
        <w:rPr>
          <w:rFonts w:asciiTheme="minorHAnsi" w:hAnsiTheme="minorHAnsi" w:cstheme="minorHAnsi"/>
        </w:rPr>
      </w:pPr>
    </w:p>
    <w:p w14:paraId="0ACFF4E9" w14:textId="66A716DE" w:rsidR="00525DDD" w:rsidRPr="008F3316" w:rsidRDefault="004779B6" w:rsidP="002633CF">
      <w:pPr>
        <w:contextualSpacing/>
        <w:rPr>
          <w:rFonts w:asciiTheme="minorHAnsi" w:hAnsiTheme="minorHAnsi" w:cstheme="minorHAnsi"/>
        </w:rPr>
      </w:pPr>
      <w:r w:rsidRPr="00A5783E">
        <w:rPr>
          <w:rFonts w:asciiTheme="minorHAnsi" w:hAnsiTheme="minorHAnsi" w:cstheme="minorHAnsi"/>
        </w:rPr>
        <w:t xml:space="preserve">In this paper, we used </w:t>
      </w:r>
      <w:r w:rsidR="00D112D0">
        <w:rPr>
          <w:rFonts w:asciiTheme="minorHAnsi" w:hAnsiTheme="minorHAnsi" w:cstheme="minorHAnsi"/>
        </w:rPr>
        <w:t>multiple metrics</w:t>
      </w:r>
      <w:r w:rsidRPr="00CC08C6">
        <w:rPr>
          <w:rFonts w:asciiTheme="minorHAnsi" w:hAnsiTheme="minorHAnsi" w:cstheme="minorHAnsi"/>
        </w:rPr>
        <w:t xml:space="preserve"> to quantify the effect of a common olfactory lure on detection rates of urban mammals</w:t>
      </w:r>
      <w:r w:rsidR="00FD06B0" w:rsidRPr="00CC08C6">
        <w:rPr>
          <w:rFonts w:asciiTheme="minorHAnsi" w:hAnsiTheme="minorHAnsi" w:cstheme="minorHAnsi"/>
        </w:rPr>
        <w:t xml:space="preserve"> while camera trapping</w:t>
      </w:r>
      <w:r w:rsidRPr="00CC08C6">
        <w:rPr>
          <w:rFonts w:asciiTheme="minorHAnsi" w:hAnsiTheme="minorHAnsi" w:cstheme="minorHAnsi"/>
        </w:rPr>
        <w:t>.</w:t>
      </w:r>
      <w:r w:rsidR="001862B4" w:rsidRPr="00CC08C6">
        <w:rPr>
          <w:rFonts w:asciiTheme="minorHAnsi" w:hAnsiTheme="minorHAnsi" w:cstheme="minorHAnsi"/>
        </w:rPr>
        <w:t xml:space="preserve"> </w:t>
      </w:r>
      <w:r w:rsidR="00693F00" w:rsidRPr="00CC08C6">
        <w:rPr>
          <w:rFonts w:asciiTheme="minorHAnsi" w:hAnsiTheme="minorHAnsi" w:cstheme="minorHAnsi"/>
        </w:rPr>
        <w:t>By doing so</w:t>
      </w:r>
      <w:r w:rsidR="001862B4" w:rsidRPr="00CC08C6">
        <w:rPr>
          <w:rFonts w:asciiTheme="minorHAnsi" w:hAnsiTheme="minorHAnsi" w:cstheme="minorHAnsi"/>
        </w:rPr>
        <w:t xml:space="preserve">, </w:t>
      </w:r>
      <w:r w:rsidR="00693F00" w:rsidRPr="00CC08C6">
        <w:rPr>
          <w:rFonts w:asciiTheme="minorHAnsi" w:hAnsiTheme="minorHAnsi" w:cstheme="minorHAnsi"/>
        </w:rPr>
        <w:t xml:space="preserve">we were able to better understand how wildlife respond to the presence of lure, which we could not have done by using a single </w:t>
      </w:r>
      <w:r w:rsidR="006B0E49">
        <w:rPr>
          <w:rFonts w:asciiTheme="minorHAnsi" w:hAnsiTheme="minorHAnsi" w:cstheme="minorHAnsi"/>
        </w:rPr>
        <w:t>metric</w:t>
      </w:r>
      <w:r w:rsidR="00693F00" w:rsidRPr="00CC08C6">
        <w:rPr>
          <w:rFonts w:asciiTheme="minorHAnsi" w:hAnsiTheme="minorHAnsi" w:cstheme="minorHAnsi"/>
        </w:rPr>
        <w:t>.</w:t>
      </w:r>
      <w:r w:rsidR="001862B4" w:rsidRPr="00881755">
        <w:rPr>
          <w:rFonts w:asciiTheme="minorHAnsi" w:hAnsiTheme="minorHAnsi" w:cstheme="minorHAnsi"/>
        </w:rPr>
        <w:t xml:space="preserve"> </w:t>
      </w:r>
      <w:r w:rsidRPr="00881755">
        <w:rPr>
          <w:rFonts w:asciiTheme="minorHAnsi" w:hAnsiTheme="minorHAnsi" w:cstheme="minorHAnsi"/>
        </w:rPr>
        <w:t xml:space="preserve"> </w:t>
      </w:r>
      <w:r w:rsidR="002767C0" w:rsidRPr="00881755">
        <w:rPr>
          <w:rFonts w:asciiTheme="minorHAnsi" w:hAnsiTheme="minorHAnsi" w:cstheme="minorHAnsi"/>
        </w:rPr>
        <w:t xml:space="preserve">Our results show that lure may not be as beneficial as expected, in terms of increasing detectability, but the choice to use lure </w:t>
      </w:r>
      <w:r w:rsidR="00FD06B0" w:rsidRPr="00881755">
        <w:rPr>
          <w:rFonts w:asciiTheme="minorHAnsi" w:hAnsiTheme="minorHAnsi" w:cstheme="minorHAnsi"/>
        </w:rPr>
        <w:t>likely</w:t>
      </w:r>
      <w:r w:rsidR="002767C0" w:rsidRPr="00881755">
        <w:rPr>
          <w:rFonts w:asciiTheme="minorHAnsi" w:hAnsiTheme="minorHAnsi" w:cstheme="minorHAnsi"/>
        </w:rPr>
        <w:t xml:space="preserve"> depend</w:t>
      </w:r>
      <w:r w:rsidR="001922D6">
        <w:rPr>
          <w:rFonts w:asciiTheme="minorHAnsi" w:hAnsiTheme="minorHAnsi" w:cstheme="minorHAnsi"/>
        </w:rPr>
        <w:t>s</w:t>
      </w:r>
      <w:r w:rsidR="002767C0" w:rsidRPr="00881755">
        <w:rPr>
          <w:rFonts w:asciiTheme="minorHAnsi" w:hAnsiTheme="minorHAnsi" w:cstheme="minorHAnsi"/>
        </w:rPr>
        <w:t xml:space="preserve"> on several factors, including the density of the study species and the dynamics between the species studied. When contemplating the use of lure in a camera trap study, the associated effects of lure on the species community should be carefully considered. </w:t>
      </w:r>
      <w:r w:rsidR="00AE60FC" w:rsidRPr="00881755">
        <w:rPr>
          <w:rFonts w:asciiTheme="minorHAnsi" w:hAnsiTheme="minorHAnsi" w:cstheme="minorHAnsi"/>
        </w:rPr>
        <w:t xml:space="preserve">As camera traps are an increasingly popular monitoring technique it is important to quantify how </w:t>
      </w:r>
      <w:r w:rsidR="006B0E49">
        <w:rPr>
          <w:rFonts w:asciiTheme="minorHAnsi" w:hAnsiTheme="minorHAnsi" w:cstheme="minorHAnsi"/>
        </w:rPr>
        <w:t>differences in</w:t>
      </w:r>
      <w:r w:rsidR="00AE60FC" w:rsidRPr="00881755">
        <w:rPr>
          <w:rFonts w:asciiTheme="minorHAnsi" w:hAnsiTheme="minorHAnsi" w:cstheme="minorHAnsi"/>
        </w:rPr>
        <w:t xml:space="preserve"> study design</w:t>
      </w:r>
      <w:r w:rsidR="00AC56FC" w:rsidRPr="006B0E49">
        <w:rPr>
          <w:rFonts w:asciiTheme="minorHAnsi" w:hAnsiTheme="minorHAnsi" w:cstheme="minorHAnsi"/>
        </w:rPr>
        <w:t xml:space="preserve"> </w:t>
      </w:r>
      <w:r w:rsidR="00AE60FC" w:rsidRPr="006B0E49">
        <w:rPr>
          <w:rFonts w:asciiTheme="minorHAnsi" w:hAnsiTheme="minorHAnsi" w:cstheme="minorHAnsi"/>
        </w:rPr>
        <w:t>may influen</w:t>
      </w:r>
      <w:r w:rsidR="00AE60FC" w:rsidRPr="008F3316">
        <w:rPr>
          <w:rFonts w:asciiTheme="minorHAnsi" w:hAnsiTheme="minorHAnsi" w:cstheme="minorHAnsi"/>
        </w:rPr>
        <w:t xml:space="preserve">ce the </w:t>
      </w:r>
      <w:r w:rsidR="00AC56FC" w:rsidRPr="008F3316">
        <w:rPr>
          <w:rFonts w:asciiTheme="minorHAnsi" w:hAnsiTheme="minorHAnsi" w:cstheme="minorHAnsi"/>
        </w:rPr>
        <w:t>resulting data</w:t>
      </w:r>
      <w:r w:rsidR="00AE60FC" w:rsidRPr="008F3316">
        <w:rPr>
          <w:rFonts w:asciiTheme="minorHAnsi" w:hAnsiTheme="minorHAnsi" w:cstheme="minorHAnsi"/>
        </w:rPr>
        <w:t xml:space="preserve">. By doing so, much stronger inferences </w:t>
      </w:r>
      <w:r w:rsidR="00AC56FC" w:rsidRPr="008F3316">
        <w:rPr>
          <w:rFonts w:asciiTheme="minorHAnsi" w:hAnsiTheme="minorHAnsi" w:cstheme="minorHAnsi"/>
        </w:rPr>
        <w:t>and cross-study</w:t>
      </w:r>
      <w:r w:rsidR="00AE60FC" w:rsidRPr="008F3316">
        <w:rPr>
          <w:rFonts w:asciiTheme="minorHAnsi" w:hAnsiTheme="minorHAnsi" w:cstheme="minorHAnsi"/>
        </w:rPr>
        <w:t xml:space="preserve"> syntheses </w:t>
      </w:r>
      <w:r w:rsidR="00AC56FC" w:rsidRPr="008F3316">
        <w:rPr>
          <w:rFonts w:asciiTheme="minorHAnsi" w:hAnsiTheme="minorHAnsi" w:cstheme="minorHAnsi"/>
        </w:rPr>
        <w:t>can</w:t>
      </w:r>
      <w:r w:rsidR="00AE60FC" w:rsidRPr="008F3316">
        <w:rPr>
          <w:rFonts w:asciiTheme="minorHAnsi" w:hAnsiTheme="minorHAnsi" w:cstheme="minorHAnsi"/>
        </w:rPr>
        <w:t xml:space="preserve"> be made</w:t>
      </w:r>
      <w:r w:rsidR="00AC56FC" w:rsidRPr="008F3316">
        <w:rPr>
          <w:rFonts w:asciiTheme="minorHAnsi" w:hAnsiTheme="minorHAnsi" w:cstheme="minorHAnsi"/>
        </w:rPr>
        <w:t xml:space="preserve"> which will, in turn, improve ecological insight and wildlife conservation.</w:t>
      </w:r>
    </w:p>
    <w:p w14:paraId="3686631D" w14:textId="77777777" w:rsidR="008F3316" w:rsidRPr="008F3316" w:rsidRDefault="008F3316" w:rsidP="008F3316">
      <w:pPr>
        <w:pStyle w:val="Heading1"/>
        <w:rPr>
          <w:rFonts w:asciiTheme="minorHAnsi" w:hAnsiTheme="minorHAnsi" w:cstheme="minorHAnsi"/>
        </w:rPr>
      </w:pPr>
      <w:r w:rsidRPr="008F3316">
        <w:rPr>
          <w:rFonts w:asciiTheme="minorHAnsi" w:hAnsiTheme="minorHAnsi" w:cstheme="minorHAnsi"/>
        </w:rPr>
        <w:lastRenderedPageBreak/>
        <w:t>Acknowledgements</w:t>
      </w:r>
    </w:p>
    <w:p w14:paraId="5C953151" w14:textId="6FF2FD9B" w:rsidR="008F3316" w:rsidRPr="008F3316" w:rsidRDefault="008F3316" w:rsidP="008F3316">
      <w:pPr>
        <w:rPr>
          <w:rFonts w:asciiTheme="minorHAnsi" w:hAnsiTheme="minorHAnsi" w:cstheme="minorHAnsi"/>
        </w:rPr>
      </w:pPr>
      <w:r w:rsidRPr="008F3316">
        <w:rPr>
          <w:rFonts w:asciiTheme="minorHAnsi" w:hAnsiTheme="minorHAnsi" w:cstheme="minorHAnsi"/>
        </w:rPr>
        <w:t>We would like to thank T. Gallo for</w:t>
      </w:r>
      <w:r w:rsidR="006B0E49">
        <w:rPr>
          <w:rFonts w:asciiTheme="minorHAnsi" w:hAnsiTheme="minorHAnsi" w:cstheme="minorHAnsi"/>
        </w:rPr>
        <w:t xml:space="preserve"> their</w:t>
      </w:r>
      <w:r w:rsidRPr="008F3316">
        <w:rPr>
          <w:rFonts w:asciiTheme="minorHAnsi" w:hAnsiTheme="minorHAnsi" w:cstheme="minorHAnsi"/>
        </w:rPr>
        <w:t xml:space="preserve"> insightful </w:t>
      </w:r>
      <w:r w:rsidR="006B0E49">
        <w:rPr>
          <w:rFonts w:asciiTheme="minorHAnsi" w:hAnsiTheme="minorHAnsi" w:cstheme="minorHAnsi"/>
        </w:rPr>
        <w:t>comments</w:t>
      </w:r>
      <w:r w:rsidR="006B0E49" w:rsidRPr="008F3316">
        <w:rPr>
          <w:rFonts w:asciiTheme="minorHAnsi" w:hAnsiTheme="minorHAnsi" w:cstheme="minorHAnsi"/>
        </w:rPr>
        <w:t xml:space="preserve"> </w:t>
      </w:r>
      <w:r w:rsidRPr="008F3316">
        <w:rPr>
          <w:rFonts w:asciiTheme="minorHAnsi" w:hAnsiTheme="minorHAnsi" w:cstheme="minorHAnsi"/>
        </w:rPr>
        <w:t xml:space="preserve">while </w:t>
      </w:r>
      <w:r w:rsidR="006B0E49">
        <w:rPr>
          <w:rFonts w:asciiTheme="minorHAnsi" w:hAnsiTheme="minorHAnsi" w:cstheme="minorHAnsi"/>
        </w:rPr>
        <w:t xml:space="preserve">we </w:t>
      </w:r>
      <w:r w:rsidRPr="008F3316">
        <w:rPr>
          <w:rFonts w:asciiTheme="minorHAnsi" w:hAnsiTheme="minorHAnsi" w:cstheme="minorHAnsi"/>
        </w:rPr>
        <w:t>plann</w:t>
      </w:r>
      <w:r w:rsidR="006B0E49">
        <w:rPr>
          <w:rFonts w:asciiTheme="minorHAnsi" w:hAnsiTheme="minorHAnsi" w:cstheme="minorHAnsi"/>
        </w:rPr>
        <w:t>ed</w:t>
      </w:r>
      <w:r w:rsidRPr="008F3316">
        <w:rPr>
          <w:rFonts w:asciiTheme="minorHAnsi" w:hAnsiTheme="minorHAnsi" w:cstheme="minorHAnsi"/>
        </w:rPr>
        <w:t xml:space="preserve"> th</w:t>
      </w:r>
      <w:r w:rsidR="006B0E49">
        <w:rPr>
          <w:rFonts w:asciiTheme="minorHAnsi" w:hAnsiTheme="minorHAnsi" w:cstheme="minorHAnsi"/>
        </w:rPr>
        <w:t>is</w:t>
      </w:r>
      <w:r w:rsidRPr="008F3316">
        <w:rPr>
          <w:rFonts w:asciiTheme="minorHAnsi" w:hAnsiTheme="minorHAnsi" w:cstheme="minorHAnsi"/>
        </w:rPr>
        <w:t xml:space="preserve"> study and M. Huck for assistance with field work. </w:t>
      </w:r>
      <w:r w:rsidR="006B0E49">
        <w:rPr>
          <w:rFonts w:asciiTheme="minorHAnsi" w:hAnsiTheme="minorHAnsi" w:cstheme="minorHAnsi"/>
        </w:rPr>
        <w:t xml:space="preserve">We would also like to thank N. Clemente and </w:t>
      </w:r>
      <w:proofErr w:type="spellStart"/>
      <w:r w:rsidR="006B0E49">
        <w:rPr>
          <w:rFonts w:asciiTheme="minorHAnsi" w:hAnsiTheme="minorHAnsi" w:cstheme="minorHAnsi"/>
        </w:rPr>
        <w:t>Pariveda</w:t>
      </w:r>
      <w:proofErr w:type="spellEnd"/>
      <w:r w:rsidR="006B0E49">
        <w:rPr>
          <w:rFonts w:asciiTheme="minorHAnsi" w:hAnsiTheme="minorHAnsi" w:cstheme="minorHAnsi"/>
        </w:rPr>
        <w:t xml:space="preserve"> Solutions for their help with an application to store and tag our camera trap images. </w:t>
      </w:r>
      <w:r w:rsidRPr="008F3316">
        <w:rPr>
          <w:rFonts w:asciiTheme="minorHAnsi" w:hAnsiTheme="minorHAnsi" w:cstheme="minorHAnsi"/>
        </w:rPr>
        <w:t xml:space="preserve">We acknowledge our colleagues in the Operations and Development Departments at the Lincoln Park Zoo; their work behind the scenes is vital to our research. This work was supported by the </w:t>
      </w:r>
      <w:proofErr w:type="spellStart"/>
      <w:r w:rsidRPr="008F3316">
        <w:rPr>
          <w:rFonts w:asciiTheme="minorHAnsi" w:hAnsiTheme="minorHAnsi" w:cstheme="minorHAnsi"/>
        </w:rPr>
        <w:t>Abra</w:t>
      </w:r>
      <w:proofErr w:type="spellEnd"/>
      <w:r w:rsidRPr="008F3316">
        <w:rPr>
          <w:rFonts w:asciiTheme="minorHAnsi" w:hAnsiTheme="minorHAnsi" w:cstheme="minorHAnsi"/>
        </w:rPr>
        <w:t xml:space="preserve"> Prentice Foundation and the </w:t>
      </w:r>
      <w:proofErr w:type="spellStart"/>
      <w:r w:rsidRPr="008F3316">
        <w:rPr>
          <w:rFonts w:asciiTheme="minorHAnsi" w:hAnsiTheme="minorHAnsi" w:cstheme="minorHAnsi"/>
        </w:rPr>
        <w:t>Davee</w:t>
      </w:r>
      <w:proofErr w:type="spellEnd"/>
      <w:r w:rsidRPr="008F3316">
        <w:rPr>
          <w:rFonts w:asciiTheme="minorHAnsi" w:hAnsiTheme="minorHAnsi" w:cstheme="minorHAnsi"/>
        </w:rPr>
        <w:t xml:space="preserve"> Foundation.</w:t>
      </w:r>
    </w:p>
    <w:p w14:paraId="63F8DF51" w14:textId="77777777" w:rsidR="008F3316" w:rsidRPr="008F3316" w:rsidRDefault="008F3316" w:rsidP="002633CF">
      <w:pPr>
        <w:contextualSpacing/>
        <w:rPr>
          <w:rFonts w:asciiTheme="minorHAnsi" w:hAnsiTheme="minorHAnsi" w:cstheme="minorHAnsi"/>
        </w:rPr>
      </w:pPr>
    </w:p>
    <w:p w14:paraId="19288347" w14:textId="3942608C" w:rsidR="00934744" w:rsidRPr="008F3316" w:rsidRDefault="00934744" w:rsidP="00934744">
      <w:pPr>
        <w:pStyle w:val="Heading1"/>
        <w:rPr>
          <w:rFonts w:asciiTheme="minorHAnsi" w:hAnsiTheme="minorHAnsi" w:cstheme="minorHAnsi"/>
        </w:rPr>
      </w:pPr>
      <w:r w:rsidRPr="008F3316">
        <w:rPr>
          <w:rFonts w:asciiTheme="minorHAnsi" w:hAnsiTheme="minorHAnsi" w:cstheme="minorHAnsi"/>
        </w:rPr>
        <w:t>Data accessibility</w:t>
      </w:r>
    </w:p>
    <w:p w14:paraId="427EA3C4" w14:textId="120CAF72" w:rsidR="00934744" w:rsidRPr="008F3316" w:rsidRDefault="00934744" w:rsidP="00934744">
      <w:pPr>
        <w:rPr>
          <w:rFonts w:asciiTheme="minorHAnsi" w:hAnsiTheme="minorHAnsi" w:cstheme="minorHAnsi"/>
        </w:rPr>
      </w:pPr>
      <w:r w:rsidRPr="008F3316">
        <w:rPr>
          <w:rFonts w:asciiTheme="minorHAnsi" w:hAnsiTheme="minorHAnsi" w:cstheme="minorHAnsi"/>
        </w:rPr>
        <w:t xml:space="preserve">Should this manuscript be accepted the data, R, and JAGS code will be archived in Dryad and the data DOI will be included at the end of the article. </w:t>
      </w:r>
    </w:p>
    <w:p w14:paraId="0BB351B4" w14:textId="0139C911" w:rsidR="00934744" w:rsidRPr="008F3316" w:rsidRDefault="00934744" w:rsidP="00934744">
      <w:pPr>
        <w:rPr>
          <w:rFonts w:asciiTheme="minorHAnsi" w:hAnsiTheme="minorHAnsi" w:cstheme="minorHAnsi"/>
        </w:rPr>
      </w:pPr>
    </w:p>
    <w:p w14:paraId="20E35164" w14:textId="5B135225" w:rsidR="00934744" w:rsidRPr="008F3316" w:rsidRDefault="00934744" w:rsidP="00934744">
      <w:pPr>
        <w:pStyle w:val="Heading1"/>
        <w:rPr>
          <w:rFonts w:asciiTheme="minorHAnsi" w:hAnsiTheme="minorHAnsi" w:cstheme="minorHAnsi"/>
        </w:rPr>
      </w:pPr>
      <w:r w:rsidRPr="008F3316">
        <w:rPr>
          <w:rFonts w:asciiTheme="minorHAnsi" w:hAnsiTheme="minorHAnsi" w:cstheme="minorHAnsi"/>
        </w:rPr>
        <w:t>Author contributions</w:t>
      </w:r>
    </w:p>
    <w:p w14:paraId="0F432BB0" w14:textId="4D18331E" w:rsidR="00934744" w:rsidRPr="008F3316" w:rsidRDefault="00934744" w:rsidP="00934744">
      <w:pPr>
        <w:rPr>
          <w:rFonts w:asciiTheme="minorHAnsi" w:hAnsiTheme="minorHAnsi" w:cstheme="minorHAnsi"/>
        </w:rPr>
      </w:pPr>
      <w:r w:rsidRPr="008F3316">
        <w:rPr>
          <w:rFonts w:asciiTheme="minorHAnsi" w:hAnsiTheme="minorHAnsi" w:cstheme="minorHAnsi"/>
        </w:rPr>
        <w:t>MF and SM developed the idea for the manuscript, while all authors contributed to the development of the study design. MF and GB collected the data. MF, GB, and EL identified camera trap photographs. MF and GB wrote the initial draft of the manuscript and all authors contributed to later drafts.</w:t>
      </w:r>
    </w:p>
    <w:p w14:paraId="346DE668" w14:textId="3DAE4010" w:rsidR="00934744" w:rsidRPr="008F3316" w:rsidRDefault="00934744" w:rsidP="00934744">
      <w:pPr>
        <w:rPr>
          <w:rFonts w:asciiTheme="minorHAnsi" w:hAnsiTheme="minorHAnsi" w:cstheme="minorHAnsi"/>
        </w:rPr>
      </w:pPr>
    </w:p>
    <w:p w14:paraId="70AAF20C" w14:textId="388A235A" w:rsidR="008E13E1" w:rsidRPr="008F3316" w:rsidRDefault="007E2610" w:rsidP="002633CF">
      <w:pPr>
        <w:pStyle w:val="Heading1"/>
        <w:contextualSpacing/>
        <w:rPr>
          <w:rFonts w:asciiTheme="minorHAnsi" w:hAnsiTheme="minorHAnsi" w:cstheme="minorHAnsi"/>
        </w:rPr>
      </w:pPr>
      <w:r w:rsidRPr="008F3316">
        <w:rPr>
          <w:rFonts w:asciiTheme="minorHAnsi" w:hAnsiTheme="minorHAnsi" w:cstheme="minorHAnsi"/>
        </w:rPr>
        <w:t>References</w:t>
      </w:r>
    </w:p>
    <w:p w14:paraId="4B0F20A7" w14:textId="50526189" w:rsidR="00A80F18" w:rsidRPr="008F5C7A" w:rsidRDefault="00A80F18" w:rsidP="002633CF">
      <w:pPr>
        <w:contextualSpacing/>
        <w:rPr>
          <w:rFonts w:asciiTheme="minorHAnsi" w:hAnsiTheme="minorHAnsi" w:cstheme="minorHAnsi"/>
          <w:color w:val="222222"/>
          <w:sz w:val="20"/>
          <w:szCs w:val="20"/>
          <w:shd w:val="clear" w:color="auto" w:fill="FFFFFF"/>
        </w:rPr>
      </w:pPr>
      <w:r w:rsidRPr="008F5C7A">
        <w:rPr>
          <w:rFonts w:asciiTheme="minorHAnsi" w:hAnsiTheme="minorHAnsi" w:cstheme="minorHAnsi"/>
          <w:color w:val="222222"/>
          <w:sz w:val="20"/>
          <w:szCs w:val="20"/>
          <w:shd w:val="clear" w:color="auto" w:fill="FFFFFF"/>
        </w:rPr>
        <w:t>Auger-</w:t>
      </w:r>
      <w:proofErr w:type="spellStart"/>
      <w:r w:rsidRPr="008F5C7A">
        <w:rPr>
          <w:rFonts w:asciiTheme="minorHAnsi" w:hAnsiTheme="minorHAnsi" w:cstheme="minorHAnsi"/>
          <w:color w:val="222222"/>
          <w:sz w:val="20"/>
          <w:szCs w:val="20"/>
          <w:shd w:val="clear" w:color="auto" w:fill="FFFFFF"/>
        </w:rPr>
        <w:t>Méthé</w:t>
      </w:r>
      <w:proofErr w:type="spellEnd"/>
      <w:r w:rsidRPr="008F5C7A">
        <w:rPr>
          <w:rFonts w:asciiTheme="minorHAnsi" w:hAnsiTheme="minorHAnsi" w:cstheme="minorHAnsi"/>
          <w:color w:val="222222"/>
          <w:sz w:val="20"/>
          <w:szCs w:val="20"/>
          <w:shd w:val="clear" w:color="auto" w:fill="FFFFFF"/>
        </w:rPr>
        <w:t xml:space="preserve">, M., Field, C., </w:t>
      </w:r>
      <w:proofErr w:type="spellStart"/>
      <w:r w:rsidRPr="008F5C7A">
        <w:rPr>
          <w:rFonts w:asciiTheme="minorHAnsi" w:hAnsiTheme="minorHAnsi" w:cstheme="minorHAnsi"/>
          <w:color w:val="222222"/>
          <w:sz w:val="20"/>
          <w:szCs w:val="20"/>
          <w:shd w:val="clear" w:color="auto" w:fill="FFFFFF"/>
        </w:rPr>
        <w:t>Albertsen</w:t>
      </w:r>
      <w:proofErr w:type="spellEnd"/>
      <w:r w:rsidRPr="008F5C7A">
        <w:rPr>
          <w:rFonts w:asciiTheme="minorHAnsi" w:hAnsiTheme="minorHAnsi" w:cstheme="minorHAnsi"/>
          <w:color w:val="222222"/>
          <w:sz w:val="20"/>
          <w:szCs w:val="20"/>
          <w:shd w:val="clear" w:color="auto" w:fill="FFFFFF"/>
        </w:rPr>
        <w:t xml:space="preserve">, C. M., </w:t>
      </w:r>
      <w:proofErr w:type="spellStart"/>
      <w:r w:rsidRPr="008F5C7A">
        <w:rPr>
          <w:rFonts w:asciiTheme="minorHAnsi" w:hAnsiTheme="minorHAnsi" w:cstheme="minorHAnsi"/>
          <w:color w:val="222222"/>
          <w:sz w:val="20"/>
          <w:szCs w:val="20"/>
          <w:shd w:val="clear" w:color="auto" w:fill="FFFFFF"/>
        </w:rPr>
        <w:t>Derocher</w:t>
      </w:r>
      <w:proofErr w:type="spellEnd"/>
      <w:r w:rsidRPr="008F5C7A">
        <w:rPr>
          <w:rFonts w:asciiTheme="minorHAnsi" w:hAnsiTheme="minorHAnsi" w:cstheme="minorHAnsi"/>
          <w:color w:val="222222"/>
          <w:sz w:val="20"/>
          <w:szCs w:val="20"/>
          <w:shd w:val="clear" w:color="auto" w:fill="FFFFFF"/>
        </w:rPr>
        <w:t xml:space="preserve">, A. E., Lewis, M. A., </w:t>
      </w:r>
      <w:proofErr w:type="spellStart"/>
      <w:r w:rsidRPr="008F5C7A">
        <w:rPr>
          <w:rFonts w:asciiTheme="minorHAnsi" w:hAnsiTheme="minorHAnsi" w:cstheme="minorHAnsi"/>
          <w:color w:val="222222"/>
          <w:sz w:val="20"/>
          <w:szCs w:val="20"/>
          <w:shd w:val="clear" w:color="auto" w:fill="FFFFFF"/>
        </w:rPr>
        <w:t>Jonsen</w:t>
      </w:r>
      <w:proofErr w:type="spellEnd"/>
      <w:r w:rsidRPr="008F5C7A">
        <w:rPr>
          <w:rFonts w:asciiTheme="minorHAnsi" w:hAnsiTheme="minorHAnsi" w:cstheme="minorHAnsi"/>
          <w:color w:val="222222"/>
          <w:sz w:val="20"/>
          <w:szCs w:val="20"/>
          <w:shd w:val="clear" w:color="auto" w:fill="FFFFFF"/>
        </w:rPr>
        <w:t xml:space="preserve">, I. D., &amp; </w:t>
      </w:r>
      <w:proofErr w:type="spellStart"/>
      <w:r w:rsidRPr="008F5C7A">
        <w:rPr>
          <w:rFonts w:asciiTheme="minorHAnsi" w:hAnsiTheme="minorHAnsi" w:cstheme="minorHAnsi"/>
          <w:color w:val="222222"/>
          <w:sz w:val="20"/>
          <w:szCs w:val="20"/>
          <w:shd w:val="clear" w:color="auto" w:fill="FFFFFF"/>
        </w:rPr>
        <w:t>Flemming</w:t>
      </w:r>
      <w:proofErr w:type="spellEnd"/>
      <w:r w:rsidRPr="008F5C7A">
        <w:rPr>
          <w:rFonts w:asciiTheme="minorHAnsi" w:hAnsiTheme="minorHAnsi" w:cstheme="minorHAnsi"/>
          <w:color w:val="222222"/>
          <w:sz w:val="20"/>
          <w:szCs w:val="20"/>
          <w:shd w:val="clear" w:color="auto" w:fill="FFFFFF"/>
        </w:rPr>
        <w:t>, J. M. (2016). State-space models’ dirty little secrets: even simple linear Gaussian models can have estimation problems. </w:t>
      </w:r>
      <w:r w:rsidRPr="008F5C7A">
        <w:rPr>
          <w:rFonts w:asciiTheme="minorHAnsi" w:hAnsiTheme="minorHAnsi" w:cstheme="minorHAnsi"/>
          <w:i/>
          <w:iCs/>
          <w:color w:val="222222"/>
          <w:sz w:val="20"/>
          <w:szCs w:val="20"/>
          <w:shd w:val="clear" w:color="auto" w:fill="FFFFFF"/>
        </w:rPr>
        <w:t>Scientific reports</w:t>
      </w:r>
      <w:r w:rsidRPr="008F5C7A">
        <w:rPr>
          <w:rFonts w:asciiTheme="minorHAnsi" w:hAnsiTheme="minorHAnsi" w:cstheme="minorHAnsi"/>
          <w:color w:val="222222"/>
          <w:sz w:val="20"/>
          <w:szCs w:val="20"/>
          <w:shd w:val="clear" w:color="auto" w:fill="FFFFFF"/>
        </w:rPr>
        <w:t>, </w:t>
      </w:r>
      <w:r w:rsidRPr="008F5C7A">
        <w:rPr>
          <w:rFonts w:asciiTheme="minorHAnsi" w:hAnsiTheme="minorHAnsi" w:cstheme="minorHAnsi"/>
          <w:i/>
          <w:iCs/>
          <w:color w:val="222222"/>
          <w:sz w:val="20"/>
          <w:szCs w:val="20"/>
          <w:shd w:val="clear" w:color="auto" w:fill="FFFFFF"/>
        </w:rPr>
        <w:t>6</w:t>
      </w:r>
      <w:r w:rsidRPr="008F5C7A">
        <w:rPr>
          <w:rFonts w:asciiTheme="minorHAnsi" w:hAnsiTheme="minorHAnsi" w:cstheme="minorHAnsi"/>
          <w:color w:val="222222"/>
          <w:sz w:val="20"/>
          <w:szCs w:val="20"/>
          <w:shd w:val="clear" w:color="auto" w:fill="FFFFFF"/>
        </w:rPr>
        <w:t>, 26677.</w:t>
      </w:r>
    </w:p>
    <w:p w14:paraId="0374B085" w14:textId="77777777" w:rsidR="00A80F18" w:rsidRPr="008F3316" w:rsidRDefault="00A80F18" w:rsidP="002633CF">
      <w:pPr>
        <w:contextualSpacing/>
        <w:rPr>
          <w:rFonts w:asciiTheme="minorHAnsi" w:hAnsiTheme="minorHAnsi" w:cstheme="minorHAnsi"/>
        </w:rPr>
      </w:pPr>
    </w:p>
    <w:p w14:paraId="267B0D16" w14:textId="09779155" w:rsidR="005304C9" w:rsidRPr="008F5C7A" w:rsidRDefault="005304C9" w:rsidP="002633CF">
      <w:pPr>
        <w:contextualSpacing/>
        <w:rPr>
          <w:rFonts w:asciiTheme="minorHAnsi" w:hAnsiTheme="minorHAnsi" w:cstheme="minorHAnsi"/>
        </w:rPr>
      </w:pPr>
      <w:r w:rsidRPr="008F5C7A">
        <w:rPr>
          <w:rFonts w:asciiTheme="minorHAnsi" w:hAnsiTheme="minorHAnsi" w:cstheme="minorHAnsi"/>
        </w:rPr>
        <w:t xml:space="preserve">Bailey, L.L., </w:t>
      </w:r>
      <w:proofErr w:type="spellStart"/>
      <w:r w:rsidRPr="008F5C7A">
        <w:rPr>
          <w:rFonts w:asciiTheme="minorHAnsi" w:hAnsiTheme="minorHAnsi" w:cstheme="minorHAnsi"/>
        </w:rPr>
        <w:t>MacKenzie</w:t>
      </w:r>
      <w:proofErr w:type="spellEnd"/>
      <w:r w:rsidRPr="008F5C7A">
        <w:rPr>
          <w:rFonts w:asciiTheme="minorHAnsi" w:hAnsiTheme="minorHAnsi" w:cstheme="minorHAnsi"/>
        </w:rPr>
        <w:t xml:space="preserve">, D.I. &amp; Nichols, J.D. (2014) Advances and applications of occupancy models. Methods in Ecology and Evolution, 5, 1269–1279. </w:t>
      </w:r>
      <w:proofErr w:type="spellStart"/>
      <w:r w:rsidRPr="008F5C7A">
        <w:rPr>
          <w:rFonts w:asciiTheme="minorHAnsi" w:hAnsiTheme="minorHAnsi" w:cstheme="minorHAnsi"/>
        </w:rPr>
        <w:t>doi</w:t>
      </w:r>
      <w:proofErr w:type="spellEnd"/>
      <w:r w:rsidRPr="008F5C7A">
        <w:rPr>
          <w:rFonts w:asciiTheme="minorHAnsi" w:hAnsiTheme="minorHAnsi" w:cstheme="minorHAnsi"/>
        </w:rPr>
        <w:t>: 10.1111/2041-210X.12100.</w:t>
      </w:r>
    </w:p>
    <w:p w14:paraId="230BDB2A" w14:textId="77777777" w:rsidR="005304C9" w:rsidRPr="008F5C7A" w:rsidRDefault="005304C9" w:rsidP="002633CF">
      <w:pPr>
        <w:contextualSpacing/>
        <w:rPr>
          <w:rFonts w:asciiTheme="minorHAnsi" w:hAnsiTheme="minorHAnsi" w:cstheme="minorHAnsi"/>
        </w:rPr>
      </w:pPr>
    </w:p>
    <w:p w14:paraId="27AB5026" w14:textId="077F99C1" w:rsidR="007E2610" w:rsidRDefault="007E2610" w:rsidP="004B0D0A">
      <w:pPr>
        <w:pStyle w:val="CommentText"/>
        <w:contextualSpacing/>
        <w:rPr>
          <w:rFonts w:cstheme="minorHAnsi"/>
          <w:color w:val="222222"/>
          <w:sz w:val="24"/>
          <w:szCs w:val="24"/>
          <w:shd w:val="clear" w:color="auto" w:fill="FFFFFF"/>
        </w:rPr>
      </w:pPr>
      <w:r w:rsidRPr="00A5783E">
        <w:rPr>
          <w:rFonts w:cstheme="minorHAnsi"/>
          <w:color w:val="222222"/>
          <w:sz w:val="24"/>
          <w:szCs w:val="24"/>
          <w:shd w:val="clear" w:color="auto" w:fill="FFFFFF"/>
        </w:rPr>
        <w:t>Bischof, R., Hameed, S., Ali, H., Kabir, M., Younas, M., Shah, K. A., ... &amp; Nawaz, M. A. (2014). Using time‐to‐event analysis to complement hierarchical methods when assessing determinants of photographic detectability during camera trapping. </w:t>
      </w:r>
      <w:r w:rsidRPr="00CC08C6">
        <w:rPr>
          <w:rFonts w:cstheme="minorHAnsi"/>
          <w:i/>
          <w:iCs/>
          <w:color w:val="222222"/>
          <w:sz w:val="24"/>
          <w:szCs w:val="24"/>
          <w:shd w:val="clear" w:color="auto" w:fill="FFFFFF"/>
        </w:rPr>
        <w:t>Methods in Ecology and Evolution</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5</w:t>
      </w:r>
      <w:r w:rsidRPr="00CC08C6">
        <w:rPr>
          <w:rFonts w:cstheme="minorHAnsi"/>
          <w:color w:val="222222"/>
          <w:sz w:val="24"/>
          <w:szCs w:val="24"/>
          <w:shd w:val="clear" w:color="auto" w:fill="FFFFFF"/>
        </w:rPr>
        <w:t>(1), 44-53.</w:t>
      </w:r>
    </w:p>
    <w:p w14:paraId="453A424D" w14:textId="77777777" w:rsidR="008F3316" w:rsidRPr="008F3316" w:rsidRDefault="008F3316" w:rsidP="004B0D0A">
      <w:pPr>
        <w:pStyle w:val="CommentText"/>
        <w:contextualSpacing/>
        <w:rPr>
          <w:rFonts w:cstheme="minorHAnsi"/>
          <w:color w:val="222222"/>
          <w:sz w:val="24"/>
          <w:szCs w:val="24"/>
          <w:shd w:val="clear" w:color="auto" w:fill="FFFFFF"/>
        </w:rPr>
      </w:pPr>
    </w:p>
    <w:p w14:paraId="638F260A" w14:textId="4E2A44A1" w:rsidR="00C129E1" w:rsidRPr="008F3316" w:rsidRDefault="00C129E1" w:rsidP="004B0D0A">
      <w:pPr>
        <w:pStyle w:val="CommentText"/>
        <w:contextualSpacing/>
        <w:rPr>
          <w:rFonts w:cstheme="minorHAnsi"/>
          <w:color w:val="222222"/>
          <w:sz w:val="24"/>
          <w:szCs w:val="24"/>
          <w:shd w:val="clear" w:color="auto" w:fill="FFFFFF"/>
        </w:rPr>
      </w:pPr>
      <w:r w:rsidRPr="008F5C7A">
        <w:rPr>
          <w:rFonts w:cstheme="minorHAnsi"/>
          <w:color w:val="222222"/>
          <w:shd w:val="clear" w:color="auto" w:fill="FFFFFF"/>
        </w:rPr>
        <w:t xml:space="preserve">Burton, A. C., Neilson, E., Moreira, D., Ladle, A., </w:t>
      </w:r>
      <w:proofErr w:type="spellStart"/>
      <w:r w:rsidRPr="008F5C7A">
        <w:rPr>
          <w:rFonts w:cstheme="minorHAnsi"/>
          <w:color w:val="222222"/>
          <w:shd w:val="clear" w:color="auto" w:fill="FFFFFF"/>
        </w:rPr>
        <w:t>Steenweg</w:t>
      </w:r>
      <w:proofErr w:type="spellEnd"/>
      <w:r w:rsidRPr="008F5C7A">
        <w:rPr>
          <w:rFonts w:cstheme="minorHAnsi"/>
          <w:color w:val="222222"/>
          <w:shd w:val="clear" w:color="auto" w:fill="FFFFFF"/>
        </w:rPr>
        <w:t>, R., Fisher, J. T., ... &amp; Boutin, S. (2015). Wildlife camera trapping: a review and recommendations for linking surveys to ecological processes. </w:t>
      </w:r>
      <w:r w:rsidRPr="008F5C7A">
        <w:rPr>
          <w:rFonts w:cstheme="minorHAnsi"/>
          <w:i/>
          <w:iCs/>
          <w:color w:val="222222"/>
          <w:shd w:val="clear" w:color="auto" w:fill="FFFFFF"/>
        </w:rPr>
        <w:t>Journal of Applied Ecology</w:t>
      </w:r>
      <w:r w:rsidRPr="008F5C7A">
        <w:rPr>
          <w:rFonts w:cstheme="minorHAnsi"/>
          <w:color w:val="222222"/>
          <w:shd w:val="clear" w:color="auto" w:fill="FFFFFF"/>
        </w:rPr>
        <w:t>, </w:t>
      </w:r>
      <w:r w:rsidRPr="008F5C7A">
        <w:rPr>
          <w:rFonts w:cstheme="minorHAnsi"/>
          <w:i/>
          <w:iCs/>
          <w:color w:val="222222"/>
          <w:shd w:val="clear" w:color="auto" w:fill="FFFFFF"/>
        </w:rPr>
        <w:t>52</w:t>
      </w:r>
      <w:r w:rsidRPr="008F5C7A">
        <w:rPr>
          <w:rFonts w:cstheme="minorHAnsi"/>
          <w:color w:val="222222"/>
          <w:shd w:val="clear" w:color="auto" w:fill="FFFFFF"/>
        </w:rPr>
        <w:t>(3), 675-685.</w:t>
      </w:r>
    </w:p>
    <w:p w14:paraId="48B917A7" w14:textId="77777777" w:rsidR="00E25C15" w:rsidRPr="008F5C7A" w:rsidRDefault="00E25C15" w:rsidP="002633CF">
      <w:pPr>
        <w:pStyle w:val="CommentText"/>
        <w:contextualSpacing/>
        <w:rPr>
          <w:rFonts w:cstheme="minorHAnsi"/>
          <w:color w:val="222222"/>
          <w:sz w:val="24"/>
          <w:szCs w:val="24"/>
          <w:shd w:val="clear" w:color="auto" w:fill="FFFFFF"/>
        </w:rPr>
      </w:pPr>
    </w:p>
    <w:p w14:paraId="69BCC09B" w14:textId="7FCD31EA" w:rsidR="00EA103A" w:rsidRPr="008F5C7A" w:rsidRDefault="00EA103A" w:rsidP="004B0D0A">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t>Breck, S. W., Poessel, S. A., Mahoney, P., &amp; Young, J. K. (2019). The intrepid urban coyote: a comparison of bold and exploratory behavior in coyotes from urban and rural environments. </w:t>
      </w:r>
      <w:r w:rsidRPr="008F5C7A">
        <w:rPr>
          <w:rFonts w:cstheme="minorHAnsi"/>
          <w:i/>
          <w:iCs/>
          <w:color w:val="222222"/>
          <w:sz w:val="24"/>
          <w:szCs w:val="24"/>
          <w:shd w:val="clear" w:color="auto" w:fill="FFFFFF"/>
        </w:rPr>
        <w:t>Scientific reports</w:t>
      </w:r>
      <w:r w:rsidRPr="008F5C7A">
        <w:rPr>
          <w:rFonts w:cstheme="minorHAnsi"/>
          <w:color w:val="222222"/>
          <w:sz w:val="24"/>
          <w:szCs w:val="24"/>
          <w:shd w:val="clear" w:color="auto" w:fill="FFFFFF"/>
        </w:rPr>
        <w:t>, </w:t>
      </w:r>
      <w:r w:rsidRPr="008F5C7A">
        <w:rPr>
          <w:rFonts w:cstheme="minorHAnsi"/>
          <w:i/>
          <w:iCs/>
          <w:color w:val="222222"/>
          <w:sz w:val="24"/>
          <w:szCs w:val="24"/>
          <w:shd w:val="clear" w:color="auto" w:fill="FFFFFF"/>
        </w:rPr>
        <w:t>9</w:t>
      </w:r>
      <w:r w:rsidRPr="008F5C7A">
        <w:rPr>
          <w:rFonts w:cstheme="minorHAnsi"/>
          <w:color w:val="222222"/>
          <w:sz w:val="24"/>
          <w:szCs w:val="24"/>
          <w:shd w:val="clear" w:color="auto" w:fill="FFFFFF"/>
        </w:rPr>
        <w:t>(1), 2104.</w:t>
      </w:r>
    </w:p>
    <w:p w14:paraId="7E00CC73" w14:textId="77777777" w:rsidR="00E25C15" w:rsidRPr="00A5783E" w:rsidRDefault="00E25C15" w:rsidP="002633CF">
      <w:pPr>
        <w:pStyle w:val="CommentText"/>
        <w:contextualSpacing/>
        <w:rPr>
          <w:rFonts w:cstheme="minorHAnsi"/>
          <w:color w:val="222222"/>
          <w:sz w:val="24"/>
          <w:szCs w:val="24"/>
          <w:shd w:val="clear" w:color="auto" w:fill="FFFFFF"/>
        </w:rPr>
      </w:pPr>
    </w:p>
    <w:p w14:paraId="67AF572A" w14:textId="632D287D" w:rsidR="007E2610" w:rsidRPr="00CC08C6" w:rsidRDefault="007E2610">
      <w:pPr>
        <w:pStyle w:val="CommentText"/>
        <w:contextualSpacing/>
        <w:rPr>
          <w:rFonts w:cstheme="minorHAnsi"/>
          <w:color w:val="222222"/>
          <w:sz w:val="24"/>
          <w:szCs w:val="24"/>
          <w:shd w:val="clear" w:color="auto" w:fill="FFFFFF"/>
        </w:rPr>
      </w:pPr>
      <w:proofErr w:type="spellStart"/>
      <w:r w:rsidRPr="00CC08C6">
        <w:rPr>
          <w:rFonts w:cstheme="minorHAnsi"/>
          <w:color w:val="222222"/>
          <w:sz w:val="24"/>
          <w:szCs w:val="24"/>
          <w:shd w:val="clear" w:color="auto" w:fill="FFFFFF"/>
        </w:rPr>
        <w:lastRenderedPageBreak/>
        <w:t>Denwood</w:t>
      </w:r>
      <w:proofErr w:type="spellEnd"/>
      <w:r w:rsidRPr="00CC08C6">
        <w:rPr>
          <w:rFonts w:cstheme="minorHAnsi"/>
          <w:color w:val="222222"/>
          <w:sz w:val="24"/>
          <w:szCs w:val="24"/>
          <w:shd w:val="clear" w:color="auto" w:fill="FFFFFF"/>
        </w:rPr>
        <w:t xml:space="preserve">, M. J. (2016). </w:t>
      </w:r>
      <w:proofErr w:type="spellStart"/>
      <w:r w:rsidRPr="00CC08C6">
        <w:rPr>
          <w:rFonts w:cstheme="minorHAnsi"/>
          <w:color w:val="222222"/>
          <w:sz w:val="24"/>
          <w:szCs w:val="24"/>
          <w:shd w:val="clear" w:color="auto" w:fill="FFFFFF"/>
        </w:rPr>
        <w:t>runjags</w:t>
      </w:r>
      <w:proofErr w:type="spellEnd"/>
      <w:r w:rsidRPr="00CC08C6">
        <w:rPr>
          <w:rFonts w:cstheme="minorHAnsi"/>
          <w:color w:val="222222"/>
          <w:sz w:val="24"/>
          <w:szCs w:val="24"/>
          <w:shd w:val="clear" w:color="auto" w:fill="FFFFFF"/>
        </w:rPr>
        <w:t>: An R package providing interface utilities, model templates, parallel computing methods and additional distributions for MCMC models in JAGS. </w:t>
      </w:r>
      <w:r w:rsidRPr="00CC08C6">
        <w:rPr>
          <w:rFonts w:cstheme="minorHAnsi"/>
          <w:i/>
          <w:iCs/>
          <w:color w:val="222222"/>
          <w:sz w:val="24"/>
          <w:szCs w:val="24"/>
          <w:shd w:val="clear" w:color="auto" w:fill="FFFFFF"/>
        </w:rPr>
        <w:t>Journal of Statistical Software</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71</w:t>
      </w:r>
      <w:r w:rsidRPr="00CC08C6">
        <w:rPr>
          <w:rFonts w:cstheme="minorHAnsi"/>
          <w:color w:val="222222"/>
          <w:sz w:val="24"/>
          <w:szCs w:val="24"/>
          <w:shd w:val="clear" w:color="auto" w:fill="FFFFFF"/>
        </w:rPr>
        <w:t>(9), 1-25.</w:t>
      </w:r>
    </w:p>
    <w:p w14:paraId="56774004" w14:textId="424FA6F8" w:rsidR="00A71397" w:rsidRPr="00CC08C6" w:rsidRDefault="00A71397" w:rsidP="002633CF">
      <w:pPr>
        <w:pStyle w:val="CommentText"/>
        <w:contextualSpacing/>
        <w:rPr>
          <w:rFonts w:cstheme="minorHAnsi"/>
          <w:color w:val="222222"/>
          <w:sz w:val="24"/>
          <w:szCs w:val="24"/>
          <w:shd w:val="clear" w:color="auto" w:fill="FFFFFF"/>
        </w:rPr>
      </w:pPr>
    </w:p>
    <w:p w14:paraId="04C54FFD" w14:textId="53ABE908" w:rsidR="00C129E1" w:rsidRPr="008F3316" w:rsidRDefault="00C129E1" w:rsidP="002633CF">
      <w:pPr>
        <w:pStyle w:val="CommentText"/>
        <w:contextualSpacing/>
        <w:rPr>
          <w:rFonts w:cstheme="minorHAnsi"/>
          <w:color w:val="222222"/>
          <w:sz w:val="24"/>
          <w:szCs w:val="24"/>
          <w:shd w:val="clear" w:color="auto" w:fill="FFFFFF"/>
        </w:rPr>
      </w:pPr>
      <w:r w:rsidRPr="008F5C7A">
        <w:rPr>
          <w:rFonts w:cstheme="minorHAnsi"/>
          <w:color w:val="222222"/>
          <w:shd w:val="clear" w:color="auto" w:fill="FFFFFF"/>
        </w:rPr>
        <w:t xml:space="preserve">Garrard, G. E., </w:t>
      </w:r>
      <w:proofErr w:type="spellStart"/>
      <w:r w:rsidRPr="008F5C7A">
        <w:rPr>
          <w:rFonts w:cstheme="minorHAnsi"/>
          <w:color w:val="222222"/>
          <w:shd w:val="clear" w:color="auto" w:fill="FFFFFF"/>
        </w:rPr>
        <w:t>Bekessy</w:t>
      </w:r>
      <w:proofErr w:type="spellEnd"/>
      <w:r w:rsidRPr="008F5C7A">
        <w:rPr>
          <w:rFonts w:cstheme="minorHAnsi"/>
          <w:color w:val="222222"/>
          <w:shd w:val="clear" w:color="auto" w:fill="FFFFFF"/>
        </w:rPr>
        <w:t xml:space="preserve">, S. A., </w:t>
      </w:r>
      <w:proofErr w:type="spellStart"/>
      <w:r w:rsidRPr="008F5C7A">
        <w:rPr>
          <w:rFonts w:cstheme="minorHAnsi"/>
          <w:color w:val="222222"/>
          <w:shd w:val="clear" w:color="auto" w:fill="FFFFFF"/>
        </w:rPr>
        <w:t>McCARTHY</w:t>
      </w:r>
      <w:proofErr w:type="spellEnd"/>
      <w:r w:rsidRPr="008F5C7A">
        <w:rPr>
          <w:rFonts w:cstheme="minorHAnsi"/>
          <w:color w:val="222222"/>
          <w:shd w:val="clear" w:color="auto" w:fill="FFFFFF"/>
        </w:rPr>
        <w:t xml:space="preserve">, M. A., &amp; </w:t>
      </w:r>
      <w:proofErr w:type="spellStart"/>
      <w:r w:rsidRPr="008F5C7A">
        <w:rPr>
          <w:rFonts w:cstheme="minorHAnsi"/>
          <w:color w:val="222222"/>
          <w:shd w:val="clear" w:color="auto" w:fill="FFFFFF"/>
        </w:rPr>
        <w:t>Wintle</w:t>
      </w:r>
      <w:proofErr w:type="spellEnd"/>
      <w:r w:rsidRPr="008F5C7A">
        <w:rPr>
          <w:rFonts w:cstheme="minorHAnsi"/>
          <w:color w:val="222222"/>
          <w:shd w:val="clear" w:color="auto" w:fill="FFFFFF"/>
        </w:rPr>
        <w:t>, B. A. (2008). When have we looked hard enough? A novel method for setting minimum survey effort protocols for flora surveys. </w:t>
      </w:r>
      <w:r w:rsidRPr="008F5C7A">
        <w:rPr>
          <w:rFonts w:cstheme="minorHAnsi"/>
          <w:i/>
          <w:iCs/>
          <w:color w:val="222222"/>
          <w:shd w:val="clear" w:color="auto" w:fill="FFFFFF"/>
        </w:rPr>
        <w:t>Austral Ecology</w:t>
      </w:r>
      <w:r w:rsidRPr="008F5C7A">
        <w:rPr>
          <w:rFonts w:cstheme="minorHAnsi"/>
          <w:color w:val="222222"/>
          <w:shd w:val="clear" w:color="auto" w:fill="FFFFFF"/>
        </w:rPr>
        <w:t>, </w:t>
      </w:r>
      <w:r w:rsidRPr="008F5C7A">
        <w:rPr>
          <w:rFonts w:cstheme="minorHAnsi"/>
          <w:i/>
          <w:iCs/>
          <w:color w:val="222222"/>
          <w:shd w:val="clear" w:color="auto" w:fill="FFFFFF"/>
        </w:rPr>
        <w:t>33</w:t>
      </w:r>
      <w:r w:rsidRPr="008F5C7A">
        <w:rPr>
          <w:rFonts w:cstheme="minorHAnsi"/>
          <w:color w:val="222222"/>
          <w:shd w:val="clear" w:color="auto" w:fill="FFFFFF"/>
        </w:rPr>
        <w:t>(8), 986-998.</w:t>
      </w:r>
    </w:p>
    <w:p w14:paraId="22C27B8A" w14:textId="77777777" w:rsidR="00C129E1" w:rsidRPr="008F5C7A" w:rsidRDefault="00C129E1" w:rsidP="002633CF">
      <w:pPr>
        <w:pStyle w:val="CommentText"/>
        <w:contextualSpacing/>
        <w:rPr>
          <w:rFonts w:cstheme="minorHAnsi"/>
          <w:color w:val="222222"/>
          <w:sz w:val="24"/>
          <w:szCs w:val="24"/>
          <w:shd w:val="clear" w:color="auto" w:fill="FFFFFF"/>
        </w:rPr>
      </w:pPr>
    </w:p>
    <w:p w14:paraId="7BB7D86D" w14:textId="7C22883A" w:rsidR="007E2610" w:rsidRPr="00CC08C6" w:rsidRDefault="007E2610" w:rsidP="004B0D0A">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t xml:space="preserve">Gelman, A., </w:t>
      </w:r>
      <w:proofErr w:type="spellStart"/>
      <w:r w:rsidRPr="008F5C7A">
        <w:rPr>
          <w:rFonts w:cstheme="minorHAnsi"/>
          <w:color w:val="222222"/>
          <w:sz w:val="24"/>
          <w:szCs w:val="24"/>
          <w:shd w:val="clear" w:color="auto" w:fill="FFFFFF"/>
        </w:rPr>
        <w:t>Jakulin</w:t>
      </w:r>
      <w:proofErr w:type="spellEnd"/>
      <w:r w:rsidRPr="008F5C7A">
        <w:rPr>
          <w:rFonts w:cstheme="minorHAnsi"/>
          <w:color w:val="222222"/>
          <w:sz w:val="24"/>
          <w:szCs w:val="24"/>
          <w:shd w:val="clear" w:color="auto" w:fill="FFFFFF"/>
        </w:rPr>
        <w:t xml:space="preserve">, A., </w:t>
      </w:r>
      <w:proofErr w:type="spellStart"/>
      <w:r w:rsidRPr="008F5C7A">
        <w:rPr>
          <w:rFonts w:cstheme="minorHAnsi"/>
          <w:color w:val="222222"/>
          <w:sz w:val="24"/>
          <w:szCs w:val="24"/>
          <w:shd w:val="clear" w:color="auto" w:fill="FFFFFF"/>
        </w:rPr>
        <w:t>Pittau</w:t>
      </w:r>
      <w:proofErr w:type="spellEnd"/>
      <w:r w:rsidRPr="008F5C7A">
        <w:rPr>
          <w:rFonts w:cstheme="minorHAnsi"/>
          <w:color w:val="222222"/>
          <w:sz w:val="24"/>
          <w:szCs w:val="24"/>
          <w:shd w:val="clear" w:color="auto" w:fill="FFFFFF"/>
        </w:rPr>
        <w:t>, M. G., &amp; Su, Y. S. (2008). A weakly informative default prior distribution for logist</w:t>
      </w:r>
      <w:r w:rsidRPr="00A5783E">
        <w:rPr>
          <w:rFonts w:cstheme="minorHAnsi"/>
          <w:color w:val="222222"/>
          <w:sz w:val="24"/>
          <w:szCs w:val="24"/>
          <w:shd w:val="clear" w:color="auto" w:fill="FFFFFF"/>
        </w:rPr>
        <w:t>ic and other regression models. </w:t>
      </w:r>
      <w:r w:rsidRPr="00A5783E">
        <w:rPr>
          <w:rFonts w:cstheme="minorHAnsi"/>
          <w:i/>
          <w:iCs/>
          <w:color w:val="222222"/>
          <w:sz w:val="24"/>
          <w:szCs w:val="24"/>
          <w:shd w:val="clear" w:color="auto" w:fill="FFFFFF"/>
        </w:rPr>
        <w:t>The Annals of Applied Statistics</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2</w:t>
      </w:r>
      <w:r w:rsidRPr="00CC08C6">
        <w:rPr>
          <w:rFonts w:cstheme="minorHAnsi"/>
          <w:color w:val="222222"/>
          <w:sz w:val="24"/>
          <w:szCs w:val="24"/>
          <w:shd w:val="clear" w:color="auto" w:fill="FFFFFF"/>
        </w:rPr>
        <w:t>(4), 1360-1383.</w:t>
      </w:r>
    </w:p>
    <w:p w14:paraId="53D115FA" w14:textId="431444B1" w:rsidR="00A71397" w:rsidRPr="00CC08C6" w:rsidRDefault="00A71397" w:rsidP="004B0D0A">
      <w:pPr>
        <w:pStyle w:val="CommentText"/>
        <w:contextualSpacing/>
        <w:rPr>
          <w:rFonts w:cstheme="minorHAnsi"/>
          <w:color w:val="222222"/>
          <w:sz w:val="24"/>
          <w:szCs w:val="24"/>
          <w:shd w:val="clear" w:color="auto" w:fill="FFFFFF"/>
        </w:rPr>
      </w:pPr>
    </w:p>
    <w:p w14:paraId="7B9C0E5E" w14:textId="28D0124F" w:rsidR="00A71397" w:rsidRPr="00D706F9" w:rsidRDefault="00A71397" w:rsidP="004B0D0A">
      <w:pPr>
        <w:pStyle w:val="CommentText"/>
        <w:contextualSpacing/>
        <w:rPr>
          <w:rFonts w:cstheme="minorHAnsi"/>
          <w:color w:val="222222"/>
          <w:sz w:val="24"/>
          <w:szCs w:val="24"/>
          <w:shd w:val="clear" w:color="auto" w:fill="FFFFFF"/>
        </w:rPr>
      </w:pPr>
      <w:r w:rsidRPr="00CC08C6">
        <w:rPr>
          <w:rFonts w:cstheme="minorHAnsi"/>
          <w:color w:val="222222"/>
          <w:sz w:val="24"/>
          <w:szCs w:val="24"/>
          <w:shd w:val="clear" w:color="auto" w:fill="FFFFFF"/>
        </w:rPr>
        <w:t xml:space="preserve">Lowry, H., </w:t>
      </w:r>
      <w:proofErr w:type="spellStart"/>
      <w:r w:rsidRPr="00CC08C6">
        <w:rPr>
          <w:rFonts w:cstheme="minorHAnsi"/>
          <w:color w:val="222222"/>
          <w:sz w:val="24"/>
          <w:szCs w:val="24"/>
          <w:shd w:val="clear" w:color="auto" w:fill="FFFFFF"/>
        </w:rPr>
        <w:t>Lill</w:t>
      </w:r>
      <w:proofErr w:type="spellEnd"/>
      <w:r w:rsidRPr="00CC08C6">
        <w:rPr>
          <w:rFonts w:cstheme="minorHAnsi"/>
          <w:color w:val="222222"/>
          <w:sz w:val="24"/>
          <w:szCs w:val="24"/>
          <w:shd w:val="clear" w:color="auto" w:fill="FFFFFF"/>
        </w:rPr>
        <w:t xml:space="preserve">, A., &amp; Wong, B. B. (2013). </w:t>
      </w:r>
      <w:proofErr w:type="spellStart"/>
      <w:r w:rsidRPr="00CC08C6">
        <w:rPr>
          <w:rFonts w:cstheme="minorHAnsi"/>
          <w:color w:val="222222"/>
          <w:sz w:val="24"/>
          <w:szCs w:val="24"/>
          <w:shd w:val="clear" w:color="auto" w:fill="FFFFFF"/>
        </w:rPr>
        <w:t>Behavioural</w:t>
      </w:r>
      <w:proofErr w:type="spellEnd"/>
      <w:r w:rsidRPr="00CC08C6">
        <w:rPr>
          <w:rFonts w:cstheme="minorHAnsi"/>
          <w:color w:val="222222"/>
          <w:sz w:val="24"/>
          <w:szCs w:val="24"/>
          <w:shd w:val="clear" w:color="auto" w:fill="FFFFFF"/>
        </w:rPr>
        <w:t xml:space="preserve"> responses of wildlife to urban environments. </w:t>
      </w:r>
      <w:r w:rsidRPr="00CC08C6">
        <w:rPr>
          <w:rFonts w:cstheme="minorHAnsi"/>
          <w:i/>
          <w:iCs/>
          <w:color w:val="222222"/>
          <w:sz w:val="24"/>
          <w:szCs w:val="24"/>
          <w:shd w:val="clear" w:color="auto" w:fill="FFFFFF"/>
        </w:rPr>
        <w:t>Biological reviews</w:t>
      </w:r>
      <w:r w:rsidRPr="00CC08C6">
        <w:rPr>
          <w:rFonts w:cstheme="minorHAnsi"/>
          <w:color w:val="222222"/>
          <w:sz w:val="24"/>
          <w:szCs w:val="24"/>
          <w:shd w:val="clear" w:color="auto" w:fill="FFFFFF"/>
        </w:rPr>
        <w:t>, </w:t>
      </w:r>
      <w:r w:rsidRPr="00D706F9">
        <w:rPr>
          <w:rFonts w:cstheme="minorHAnsi"/>
          <w:i/>
          <w:iCs/>
          <w:color w:val="222222"/>
          <w:sz w:val="24"/>
          <w:szCs w:val="24"/>
          <w:shd w:val="clear" w:color="auto" w:fill="FFFFFF"/>
        </w:rPr>
        <w:t>88</w:t>
      </w:r>
      <w:r w:rsidRPr="00D706F9">
        <w:rPr>
          <w:rFonts w:cstheme="minorHAnsi"/>
          <w:color w:val="222222"/>
          <w:sz w:val="24"/>
          <w:szCs w:val="24"/>
          <w:shd w:val="clear" w:color="auto" w:fill="FFFFFF"/>
        </w:rPr>
        <w:t>(3), 537-549.</w:t>
      </w:r>
    </w:p>
    <w:p w14:paraId="29B09B01" w14:textId="77777777" w:rsidR="00E25C15" w:rsidRPr="00881755" w:rsidRDefault="00E25C15" w:rsidP="002633CF">
      <w:pPr>
        <w:pStyle w:val="CommentText"/>
        <w:contextualSpacing/>
        <w:rPr>
          <w:rFonts w:cstheme="minorHAnsi"/>
          <w:color w:val="222222"/>
          <w:sz w:val="24"/>
          <w:szCs w:val="24"/>
          <w:shd w:val="clear" w:color="auto" w:fill="FFFFFF"/>
        </w:rPr>
      </w:pPr>
    </w:p>
    <w:p w14:paraId="4768A739" w14:textId="7CFBF7DE" w:rsidR="00C845DB" w:rsidRPr="006B0E49" w:rsidRDefault="00C845DB" w:rsidP="004B0D0A">
      <w:pPr>
        <w:pStyle w:val="CommentText"/>
        <w:contextualSpacing/>
        <w:rPr>
          <w:rFonts w:cstheme="minorHAnsi"/>
          <w:color w:val="222222"/>
          <w:sz w:val="24"/>
          <w:szCs w:val="24"/>
          <w:shd w:val="clear" w:color="auto" w:fill="FFFFFF"/>
        </w:rPr>
      </w:pPr>
      <w:proofErr w:type="spellStart"/>
      <w:r w:rsidRPr="00881755">
        <w:rPr>
          <w:rFonts w:cstheme="minorHAnsi"/>
          <w:color w:val="222222"/>
          <w:sz w:val="24"/>
          <w:szCs w:val="24"/>
          <w:shd w:val="clear" w:color="auto" w:fill="FFFFFF"/>
        </w:rPr>
        <w:t>MacKenzie</w:t>
      </w:r>
      <w:proofErr w:type="spellEnd"/>
      <w:r w:rsidRPr="00881755">
        <w:rPr>
          <w:rFonts w:cstheme="minorHAnsi"/>
          <w:color w:val="222222"/>
          <w:sz w:val="24"/>
          <w:szCs w:val="24"/>
          <w:shd w:val="clear" w:color="auto" w:fill="FFFFFF"/>
        </w:rPr>
        <w:t xml:space="preserve">, D. I., &amp; </w:t>
      </w:r>
      <w:proofErr w:type="spellStart"/>
      <w:r w:rsidRPr="00881755">
        <w:rPr>
          <w:rFonts w:cstheme="minorHAnsi"/>
          <w:color w:val="222222"/>
          <w:sz w:val="24"/>
          <w:szCs w:val="24"/>
          <w:shd w:val="clear" w:color="auto" w:fill="FFFFFF"/>
        </w:rPr>
        <w:t>Royle</w:t>
      </w:r>
      <w:proofErr w:type="spellEnd"/>
      <w:r w:rsidRPr="00881755">
        <w:rPr>
          <w:rFonts w:cstheme="minorHAnsi"/>
          <w:color w:val="222222"/>
          <w:sz w:val="24"/>
          <w:szCs w:val="24"/>
          <w:shd w:val="clear" w:color="auto" w:fill="FFFFFF"/>
        </w:rPr>
        <w:t>, J. A. (2005). Designing occupancy studies: general advice and allocating survey effort. </w:t>
      </w:r>
      <w:r w:rsidRPr="00881755">
        <w:rPr>
          <w:rFonts w:cstheme="minorHAnsi"/>
          <w:i/>
          <w:iCs/>
          <w:color w:val="222222"/>
          <w:sz w:val="24"/>
          <w:szCs w:val="24"/>
          <w:shd w:val="clear" w:color="auto" w:fill="FFFFFF"/>
        </w:rPr>
        <w:t>Journal of applied Ecology</w:t>
      </w:r>
      <w:r w:rsidRPr="00881755">
        <w:rPr>
          <w:rFonts w:cstheme="minorHAnsi"/>
          <w:color w:val="222222"/>
          <w:sz w:val="24"/>
          <w:szCs w:val="24"/>
          <w:shd w:val="clear" w:color="auto" w:fill="FFFFFF"/>
        </w:rPr>
        <w:t>, </w:t>
      </w:r>
      <w:r w:rsidRPr="00881755">
        <w:rPr>
          <w:rFonts w:cstheme="minorHAnsi"/>
          <w:i/>
          <w:iCs/>
          <w:color w:val="222222"/>
          <w:sz w:val="24"/>
          <w:szCs w:val="24"/>
          <w:shd w:val="clear" w:color="auto" w:fill="FFFFFF"/>
        </w:rPr>
        <w:t>42</w:t>
      </w:r>
      <w:r w:rsidRPr="006B0E49">
        <w:rPr>
          <w:rFonts w:cstheme="minorHAnsi"/>
          <w:color w:val="222222"/>
          <w:sz w:val="24"/>
          <w:szCs w:val="24"/>
          <w:shd w:val="clear" w:color="auto" w:fill="FFFFFF"/>
        </w:rPr>
        <w:t>(6), 1105-1114.</w:t>
      </w:r>
    </w:p>
    <w:p w14:paraId="69610325" w14:textId="7CEA8837" w:rsidR="00A80F18" w:rsidRPr="006B0E49" w:rsidRDefault="00A80F18" w:rsidP="004B0D0A">
      <w:pPr>
        <w:pStyle w:val="CommentText"/>
        <w:contextualSpacing/>
        <w:rPr>
          <w:rFonts w:cstheme="minorHAnsi"/>
          <w:color w:val="222222"/>
          <w:sz w:val="24"/>
          <w:szCs w:val="24"/>
          <w:shd w:val="clear" w:color="auto" w:fill="FFFFFF"/>
        </w:rPr>
      </w:pPr>
    </w:p>
    <w:p w14:paraId="4C78964C" w14:textId="067FFC9D" w:rsidR="00A80F18" w:rsidRPr="008F3316" w:rsidRDefault="00A80F18" w:rsidP="004B0D0A">
      <w:pPr>
        <w:pStyle w:val="CommentText"/>
        <w:contextualSpacing/>
        <w:rPr>
          <w:rFonts w:cstheme="minorHAnsi"/>
          <w:color w:val="222222"/>
          <w:sz w:val="24"/>
          <w:szCs w:val="24"/>
          <w:shd w:val="clear" w:color="auto" w:fill="FFFFFF"/>
        </w:rPr>
      </w:pPr>
      <w:proofErr w:type="spellStart"/>
      <w:r w:rsidRPr="008F5C7A">
        <w:rPr>
          <w:rFonts w:cstheme="minorHAnsi"/>
          <w:color w:val="222222"/>
          <w:shd w:val="clear" w:color="auto" w:fill="FFFFFF"/>
        </w:rPr>
        <w:t>MacKenzie</w:t>
      </w:r>
      <w:proofErr w:type="spellEnd"/>
      <w:r w:rsidRPr="008F5C7A">
        <w:rPr>
          <w:rFonts w:cstheme="minorHAnsi"/>
          <w:color w:val="222222"/>
          <w:shd w:val="clear" w:color="auto" w:fill="FFFFFF"/>
        </w:rPr>
        <w:t xml:space="preserve">, D. I., Nichols, J. D., </w:t>
      </w:r>
      <w:proofErr w:type="spellStart"/>
      <w:r w:rsidRPr="008F5C7A">
        <w:rPr>
          <w:rFonts w:cstheme="minorHAnsi"/>
          <w:color w:val="222222"/>
          <w:shd w:val="clear" w:color="auto" w:fill="FFFFFF"/>
        </w:rPr>
        <w:t>Royle</w:t>
      </w:r>
      <w:proofErr w:type="spellEnd"/>
      <w:r w:rsidRPr="008F5C7A">
        <w:rPr>
          <w:rFonts w:cstheme="minorHAnsi"/>
          <w:color w:val="222222"/>
          <w:shd w:val="clear" w:color="auto" w:fill="FFFFFF"/>
        </w:rPr>
        <w:t>, J. A., Pollock, K. H., Bailey, L., &amp; Hines, J. E. (2017). </w:t>
      </w:r>
      <w:r w:rsidRPr="008F5C7A">
        <w:rPr>
          <w:rFonts w:cstheme="minorHAnsi"/>
          <w:i/>
          <w:iCs/>
          <w:color w:val="222222"/>
          <w:shd w:val="clear" w:color="auto" w:fill="FFFFFF"/>
        </w:rPr>
        <w:t>Occupancy estimation and modeling: inferring patterns and dynamics of species occurrence</w:t>
      </w:r>
      <w:r w:rsidRPr="008F5C7A">
        <w:rPr>
          <w:rFonts w:cstheme="minorHAnsi"/>
          <w:color w:val="222222"/>
          <w:shd w:val="clear" w:color="auto" w:fill="FFFFFF"/>
        </w:rPr>
        <w:t>. Elsevier.</w:t>
      </w:r>
    </w:p>
    <w:p w14:paraId="1C2BFA80" w14:textId="77777777" w:rsidR="00E25C15" w:rsidRPr="008F5C7A" w:rsidRDefault="00E25C15" w:rsidP="002633CF">
      <w:pPr>
        <w:pStyle w:val="CommentText"/>
        <w:contextualSpacing/>
        <w:rPr>
          <w:rFonts w:cstheme="minorHAnsi"/>
          <w:color w:val="222222"/>
          <w:sz w:val="24"/>
          <w:szCs w:val="24"/>
          <w:shd w:val="clear" w:color="auto" w:fill="FFFFFF"/>
        </w:rPr>
      </w:pPr>
    </w:p>
    <w:p w14:paraId="54274053" w14:textId="1167B832" w:rsidR="00A71397" w:rsidRPr="00CC08C6" w:rsidRDefault="006D4BD8">
      <w:pPr>
        <w:pStyle w:val="CommentText"/>
        <w:contextualSpacing/>
        <w:rPr>
          <w:rFonts w:cstheme="minorHAnsi"/>
          <w:color w:val="222222"/>
          <w:sz w:val="24"/>
          <w:szCs w:val="24"/>
          <w:shd w:val="clear" w:color="auto" w:fill="FFFFFF"/>
        </w:rPr>
      </w:pPr>
      <w:r w:rsidRPr="008F5C7A">
        <w:rPr>
          <w:rFonts w:cstheme="minorHAnsi"/>
          <w:color w:val="222222"/>
          <w:sz w:val="24"/>
          <w:szCs w:val="24"/>
          <w:shd w:val="clear" w:color="auto" w:fill="FFFFFF"/>
        </w:rPr>
        <w:t xml:space="preserve">McCarthy, M. A., Moore, J. L., Morris, W. K., Parris, K. M., Garrard, G. E., </w:t>
      </w:r>
      <w:proofErr w:type="spellStart"/>
      <w:r w:rsidRPr="008F5C7A">
        <w:rPr>
          <w:rFonts w:cstheme="minorHAnsi"/>
          <w:color w:val="222222"/>
          <w:sz w:val="24"/>
          <w:szCs w:val="24"/>
          <w:shd w:val="clear" w:color="auto" w:fill="FFFFFF"/>
        </w:rPr>
        <w:t>Vesk</w:t>
      </w:r>
      <w:proofErr w:type="spellEnd"/>
      <w:r w:rsidRPr="008F5C7A">
        <w:rPr>
          <w:rFonts w:cstheme="minorHAnsi"/>
          <w:color w:val="222222"/>
          <w:sz w:val="24"/>
          <w:szCs w:val="24"/>
          <w:shd w:val="clear" w:color="auto" w:fill="FFFFFF"/>
        </w:rPr>
        <w:t>, P. A., ... &amp; Friend, T. (2013). The influence of abundance on detectabil</w:t>
      </w:r>
      <w:r w:rsidRPr="00A5783E">
        <w:rPr>
          <w:rFonts w:cstheme="minorHAnsi"/>
          <w:color w:val="222222"/>
          <w:sz w:val="24"/>
          <w:szCs w:val="24"/>
          <w:shd w:val="clear" w:color="auto" w:fill="FFFFFF"/>
        </w:rPr>
        <w:t>ity. </w:t>
      </w:r>
      <w:r w:rsidRPr="00A5783E">
        <w:rPr>
          <w:rFonts w:cstheme="minorHAnsi"/>
          <w:i/>
          <w:iCs/>
          <w:color w:val="222222"/>
          <w:sz w:val="24"/>
          <w:szCs w:val="24"/>
          <w:shd w:val="clear" w:color="auto" w:fill="FFFFFF"/>
        </w:rPr>
        <w:t>Oikos</w:t>
      </w:r>
      <w:r w:rsidRPr="00CC08C6">
        <w:rPr>
          <w:rFonts w:cstheme="minorHAnsi"/>
          <w:color w:val="222222"/>
          <w:sz w:val="24"/>
          <w:szCs w:val="24"/>
          <w:shd w:val="clear" w:color="auto" w:fill="FFFFFF"/>
        </w:rPr>
        <w:t>, </w:t>
      </w:r>
      <w:r w:rsidRPr="00CC08C6">
        <w:rPr>
          <w:rFonts w:cstheme="minorHAnsi"/>
          <w:i/>
          <w:iCs/>
          <w:color w:val="222222"/>
          <w:sz w:val="24"/>
          <w:szCs w:val="24"/>
          <w:shd w:val="clear" w:color="auto" w:fill="FFFFFF"/>
        </w:rPr>
        <w:t>122</w:t>
      </w:r>
      <w:r w:rsidRPr="00CC08C6">
        <w:rPr>
          <w:rFonts w:cstheme="minorHAnsi"/>
          <w:color w:val="222222"/>
          <w:sz w:val="24"/>
          <w:szCs w:val="24"/>
          <w:shd w:val="clear" w:color="auto" w:fill="FFFFFF"/>
        </w:rPr>
        <w:t>(5), 717-726.</w:t>
      </w:r>
    </w:p>
    <w:p w14:paraId="1369EF63" w14:textId="2EDADAB0" w:rsidR="00A71397" w:rsidRPr="00CC08C6" w:rsidRDefault="00A71397" w:rsidP="002633CF">
      <w:pPr>
        <w:pStyle w:val="CommentText"/>
        <w:contextualSpacing/>
        <w:rPr>
          <w:rFonts w:cstheme="minorHAnsi"/>
          <w:b/>
          <w:color w:val="222222"/>
          <w:sz w:val="24"/>
          <w:szCs w:val="24"/>
          <w:shd w:val="clear" w:color="auto" w:fill="FFFFFF"/>
        </w:rPr>
      </w:pPr>
    </w:p>
    <w:p w14:paraId="1D045839" w14:textId="5CC96D8A" w:rsidR="0015044C" w:rsidRPr="00CC08C6" w:rsidRDefault="0015044C" w:rsidP="002633CF">
      <w:pPr>
        <w:pStyle w:val="CommentText"/>
        <w:contextualSpacing/>
        <w:rPr>
          <w:rFonts w:cstheme="minorHAnsi"/>
          <w:b/>
          <w:color w:val="222222"/>
          <w:sz w:val="24"/>
          <w:szCs w:val="24"/>
          <w:shd w:val="clear" w:color="auto" w:fill="FFFFFF"/>
        </w:rPr>
      </w:pPr>
      <w:r w:rsidRPr="00CC08C6">
        <w:rPr>
          <w:rFonts w:cstheme="minorHAnsi"/>
        </w:rPr>
        <w:t xml:space="preserve">Mettler AE, </w:t>
      </w:r>
      <w:proofErr w:type="spellStart"/>
      <w:r w:rsidRPr="00CC08C6">
        <w:rPr>
          <w:rFonts w:cstheme="minorHAnsi"/>
        </w:rPr>
        <w:t>Shivik</w:t>
      </w:r>
      <w:proofErr w:type="spellEnd"/>
      <w:r w:rsidRPr="00CC08C6">
        <w:rPr>
          <w:rFonts w:cstheme="minorHAnsi"/>
        </w:rPr>
        <w:t xml:space="preserve"> JA. 2007 Dominance and neophobia in coyote (</w:t>
      </w:r>
      <w:proofErr w:type="spellStart"/>
      <w:r w:rsidRPr="00CC08C6">
        <w:rPr>
          <w:rFonts w:cstheme="minorHAnsi"/>
        </w:rPr>
        <w:t>Canis</w:t>
      </w:r>
      <w:proofErr w:type="spellEnd"/>
      <w:r w:rsidRPr="00CC08C6">
        <w:rPr>
          <w:rFonts w:cstheme="minorHAnsi"/>
        </w:rPr>
        <w:t xml:space="preserve"> </w:t>
      </w:r>
      <w:proofErr w:type="spellStart"/>
      <w:r w:rsidRPr="00CC08C6">
        <w:rPr>
          <w:rFonts w:cstheme="minorHAnsi"/>
        </w:rPr>
        <w:t>latrans</w:t>
      </w:r>
      <w:proofErr w:type="spellEnd"/>
      <w:r w:rsidRPr="00CC08C6">
        <w:rPr>
          <w:rFonts w:cstheme="minorHAnsi"/>
        </w:rPr>
        <w:t xml:space="preserve">) breeding pairs. Appl. Anim. </w:t>
      </w:r>
      <w:proofErr w:type="spellStart"/>
      <w:r w:rsidRPr="00CC08C6">
        <w:rPr>
          <w:rFonts w:cstheme="minorHAnsi"/>
        </w:rPr>
        <w:t>Behav</w:t>
      </w:r>
      <w:proofErr w:type="spellEnd"/>
      <w:r w:rsidRPr="00CC08C6">
        <w:rPr>
          <w:rFonts w:cstheme="minorHAnsi"/>
        </w:rPr>
        <w:t>. Sci. 102, 85–94. (doi:10.1016/j.applanim.2006.03.012)</w:t>
      </w:r>
    </w:p>
    <w:p w14:paraId="011AB13C" w14:textId="77777777" w:rsidR="0015044C" w:rsidRPr="00881755" w:rsidRDefault="0015044C" w:rsidP="002633CF">
      <w:pPr>
        <w:pStyle w:val="CommentText"/>
        <w:contextualSpacing/>
        <w:rPr>
          <w:rFonts w:cstheme="minorHAnsi"/>
          <w:b/>
          <w:color w:val="222222"/>
          <w:sz w:val="24"/>
          <w:szCs w:val="24"/>
          <w:shd w:val="clear" w:color="auto" w:fill="FFFFFF"/>
        </w:rPr>
      </w:pPr>
    </w:p>
    <w:p w14:paraId="681D6A94" w14:textId="16951635" w:rsidR="007E2610" w:rsidRPr="00881755" w:rsidRDefault="007E2610" w:rsidP="002633CF">
      <w:pPr>
        <w:pStyle w:val="CommentText"/>
        <w:contextualSpacing/>
        <w:rPr>
          <w:rFonts w:cstheme="minorHAnsi"/>
          <w:color w:val="222222"/>
          <w:sz w:val="24"/>
          <w:szCs w:val="24"/>
          <w:shd w:val="clear" w:color="auto" w:fill="FFFFFF"/>
        </w:rPr>
      </w:pPr>
      <w:r w:rsidRPr="00881755">
        <w:rPr>
          <w:rFonts w:cstheme="minorHAnsi"/>
          <w:color w:val="222222"/>
          <w:sz w:val="24"/>
          <w:szCs w:val="24"/>
          <w:shd w:val="clear" w:color="auto" w:fill="FFFFFF"/>
        </w:rPr>
        <w:t xml:space="preserve">O'Connell, A. F., Nichols, J. D., &amp; </w:t>
      </w:r>
      <w:proofErr w:type="spellStart"/>
      <w:r w:rsidRPr="00881755">
        <w:rPr>
          <w:rFonts w:cstheme="minorHAnsi"/>
          <w:color w:val="222222"/>
          <w:sz w:val="24"/>
          <w:szCs w:val="24"/>
          <w:shd w:val="clear" w:color="auto" w:fill="FFFFFF"/>
        </w:rPr>
        <w:t>Karanth</w:t>
      </w:r>
      <w:proofErr w:type="spellEnd"/>
      <w:r w:rsidRPr="00881755">
        <w:rPr>
          <w:rFonts w:cstheme="minorHAnsi"/>
          <w:color w:val="222222"/>
          <w:sz w:val="24"/>
          <w:szCs w:val="24"/>
          <w:shd w:val="clear" w:color="auto" w:fill="FFFFFF"/>
        </w:rPr>
        <w:t>, K. U. (Eds.). (2010). </w:t>
      </w:r>
      <w:r w:rsidRPr="00881755">
        <w:rPr>
          <w:rFonts w:cstheme="minorHAnsi"/>
          <w:i/>
          <w:iCs/>
          <w:color w:val="222222"/>
          <w:sz w:val="24"/>
          <w:szCs w:val="24"/>
          <w:shd w:val="clear" w:color="auto" w:fill="FFFFFF"/>
        </w:rPr>
        <w:t>Camera traps in animal ecology: methods and analyses</w:t>
      </w:r>
      <w:r w:rsidRPr="00881755">
        <w:rPr>
          <w:rFonts w:cstheme="minorHAnsi"/>
          <w:color w:val="222222"/>
          <w:sz w:val="24"/>
          <w:szCs w:val="24"/>
          <w:shd w:val="clear" w:color="auto" w:fill="FFFFFF"/>
        </w:rPr>
        <w:t>. Springer Science &amp; Business Media.</w:t>
      </w:r>
    </w:p>
    <w:p w14:paraId="5BC68358" w14:textId="5B6B73E5" w:rsidR="00AF466D" w:rsidRPr="006B0E49" w:rsidRDefault="00AF466D" w:rsidP="002633CF">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 xml:space="preserve">Otto, C. R., Bailey, L. L., &amp; </w:t>
      </w:r>
      <w:proofErr w:type="spellStart"/>
      <w:r w:rsidRPr="006B0E49">
        <w:rPr>
          <w:rFonts w:asciiTheme="minorHAnsi" w:hAnsiTheme="minorHAnsi" w:cstheme="minorHAnsi"/>
          <w:color w:val="222222"/>
          <w:shd w:val="clear" w:color="auto" w:fill="FFFFFF"/>
        </w:rPr>
        <w:t>Roloff</w:t>
      </w:r>
      <w:proofErr w:type="spellEnd"/>
      <w:r w:rsidRPr="006B0E49">
        <w:rPr>
          <w:rFonts w:asciiTheme="minorHAnsi" w:hAnsiTheme="minorHAnsi" w:cstheme="minorHAnsi"/>
          <w:color w:val="222222"/>
          <w:shd w:val="clear" w:color="auto" w:fill="FFFFFF"/>
        </w:rPr>
        <w:t>, G. J. (2013). Improving species occupancy estimation when sampling violates the closure assumption. </w:t>
      </w:r>
      <w:proofErr w:type="spellStart"/>
      <w:r w:rsidRPr="006B0E49">
        <w:rPr>
          <w:rFonts w:asciiTheme="minorHAnsi" w:hAnsiTheme="minorHAnsi" w:cstheme="minorHAnsi"/>
          <w:i/>
          <w:iCs/>
          <w:color w:val="222222"/>
          <w:shd w:val="clear" w:color="auto" w:fill="FFFFFF"/>
        </w:rPr>
        <w:t>Ecography</w:t>
      </w:r>
      <w:proofErr w:type="spellEnd"/>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36</w:t>
      </w:r>
      <w:r w:rsidRPr="006B0E49">
        <w:rPr>
          <w:rFonts w:asciiTheme="minorHAnsi" w:hAnsiTheme="minorHAnsi" w:cstheme="minorHAnsi"/>
          <w:color w:val="222222"/>
          <w:shd w:val="clear" w:color="auto" w:fill="FFFFFF"/>
        </w:rPr>
        <w:t>(12), 1299-1309.</w:t>
      </w:r>
    </w:p>
    <w:p w14:paraId="4449FA0C" w14:textId="77777777" w:rsidR="00E332D3" w:rsidRPr="006B0E49" w:rsidRDefault="00E332D3" w:rsidP="002633CF">
      <w:pPr>
        <w:contextualSpacing/>
        <w:rPr>
          <w:rFonts w:asciiTheme="minorHAnsi" w:hAnsiTheme="minorHAnsi" w:cstheme="minorHAnsi"/>
        </w:rPr>
      </w:pPr>
    </w:p>
    <w:p w14:paraId="7081AFB1" w14:textId="59CF696D" w:rsidR="00AF466D" w:rsidRPr="006B0E49" w:rsidRDefault="00E332D3" w:rsidP="004B0D0A">
      <w:pPr>
        <w:pStyle w:val="CommentText"/>
        <w:contextualSpacing/>
        <w:rPr>
          <w:rFonts w:cstheme="minorHAnsi"/>
          <w:color w:val="222222"/>
          <w:sz w:val="24"/>
          <w:szCs w:val="24"/>
          <w:shd w:val="clear" w:color="auto" w:fill="FFFFFF"/>
        </w:rPr>
      </w:pPr>
      <w:r w:rsidRPr="006B0E49">
        <w:rPr>
          <w:rFonts w:cstheme="minorHAnsi"/>
          <w:color w:val="222222"/>
          <w:sz w:val="24"/>
          <w:szCs w:val="24"/>
          <w:shd w:val="clear" w:color="auto" w:fill="FFFFFF"/>
        </w:rPr>
        <w:t xml:space="preserve">Patterson, T. A., Thomas, L., Wilcox, C., </w:t>
      </w:r>
      <w:proofErr w:type="spellStart"/>
      <w:r w:rsidRPr="006B0E49">
        <w:rPr>
          <w:rFonts w:cstheme="minorHAnsi"/>
          <w:color w:val="222222"/>
          <w:sz w:val="24"/>
          <w:szCs w:val="24"/>
          <w:shd w:val="clear" w:color="auto" w:fill="FFFFFF"/>
        </w:rPr>
        <w:t>Ovaskainen</w:t>
      </w:r>
      <w:proofErr w:type="spellEnd"/>
      <w:r w:rsidRPr="006B0E49">
        <w:rPr>
          <w:rFonts w:cstheme="minorHAnsi"/>
          <w:color w:val="222222"/>
          <w:sz w:val="24"/>
          <w:szCs w:val="24"/>
          <w:shd w:val="clear" w:color="auto" w:fill="FFFFFF"/>
        </w:rPr>
        <w:t xml:space="preserve">, O., &amp; </w:t>
      </w:r>
      <w:proofErr w:type="spellStart"/>
      <w:r w:rsidRPr="006B0E49">
        <w:rPr>
          <w:rFonts w:cstheme="minorHAnsi"/>
          <w:color w:val="222222"/>
          <w:sz w:val="24"/>
          <w:szCs w:val="24"/>
          <w:shd w:val="clear" w:color="auto" w:fill="FFFFFF"/>
        </w:rPr>
        <w:t>Matthiopoulos</w:t>
      </w:r>
      <w:proofErr w:type="spellEnd"/>
      <w:r w:rsidRPr="006B0E49">
        <w:rPr>
          <w:rFonts w:cstheme="minorHAnsi"/>
          <w:color w:val="222222"/>
          <w:sz w:val="24"/>
          <w:szCs w:val="24"/>
          <w:shd w:val="clear" w:color="auto" w:fill="FFFFFF"/>
        </w:rPr>
        <w:t>, J. (2008). State–space models of individual animal movement. </w:t>
      </w:r>
      <w:r w:rsidRPr="006B0E49">
        <w:rPr>
          <w:rFonts w:cstheme="minorHAnsi"/>
          <w:i/>
          <w:iCs/>
          <w:color w:val="222222"/>
          <w:sz w:val="24"/>
          <w:szCs w:val="24"/>
          <w:shd w:val="clear" w:color="auto" w:fill="FFFFFF"/>
        </w:rPr>
        <w:t>Trends in ecology &amp; evolution</w:t>
      </w:r>
      <w:r w:rsidRPr="006B0E49">
        <w:rPr>
          <w:rFonts w:cstheme="minorHAnsi"/>
          <w:color w:val="222222"/>
          <w:sz w:val="24"/>
          <w:szCs w:val="24"/>
          <w:shd w:val="clear" w:color="auto" w:fill="FFFFFF"/>
        </w:rPr>
        <w:t>, </w:t>
      </w:r>
      <w:r w:rsidRPr="006B0E49">
        <w:rPr>
          <w:rFonts w:cstheme="minorHAnsi"/>
          <w:i/>
          <w:iCs/>
          <w:color w:val="222222"/>
          <w:sz w:val="24"/>
          <w:szCs w:val="24"/>
          <w:shd w:val="clear" w:color="auto" w:fill="FFFFFF"/>
        </w:rPr>
        <w:t>23</w:t>
      </w:r>
      <w:r w:rsidRPr="006B0E49">
        <w:rPr>
          <w:rFonts w:cstheme="minorHAnsi"/>
          <w:color w:val="222222"/>
          <w:sz w:val="24"/>
          <w:szCs w:val="24"/>
          <w:shd w:val="clear" w:color="auto" w:fill="FFFFFF"/>
        </w:rPr>
        <w:t>(2), 87-94.</w:t>
      </w:r>
    </w:p>
    <w:p w14:paraId="050C539E" w14:textId="77777777" w:rsidR="00E25C15" w:rsidRPr="006B0E49" w:rsidRDefault="00E25C15" w:rsidP="002633CF">
      <w:pPr>
        <w:pStyle w:val="CommentText"/>
        <w:contextualSpacing/>
        <w:rPr>
          <w:rFonts w:cstheme="minorHAnsi"/>
          <w:color w:val="222222"/>
          <w:sz w:val="24"/>
          <w:szCs w:val="24"/>
          <w:shd w:val="clear" w:color="auto" w:fill="FFFFFF"/>
        </w:rPr>
      </w:pPr>
    </w:p>
    <w:p w14:paraId="4B8E9119" w14:textId="614278A1" w:rsidR="007E2610" w:rsidRPr="006B0E49" w:rsidRDefault="007E2610" w:rsidP="002633CF">
      <w:pPr>
        <w:pStyle w:val="CommentText"/>
        <w:contextualSpacing/>
        <w:rPr>
          <w:rFonts w:cstheme="minorHAnsi"/>
          <w:sz w:val="24"/>
          <w:szCs w:val="24"/>
        </w:rPr>
      </w:pPr>
      <w:r w:rsidRPr="006B0E49">
        <w:rPr>
          <w:rFonts w:cstheme="minorHAnsi"/>
          <w:sz w:val="24"/>
          <w:szCs w:val="24"/>
        </w:rPr>
        <w:t xml:space="preserve">Plummer M (2003). “JAGS: A Program for Analysis of Bayesian Graphical Models Using Gibbs Sampling.” In K </w:t>
      </w:r>
      <w:proofErr w:type="spellStart"/>
      <w:r w:rsidRPr="006B0E49">
        <w:rPr>
          <w:rFonts w:cstheme="minorHAnsi"/>
          <w:sz w:val="24"/>
          <w:szCs w:val="24"/>
        </w:rPr>
        <w:t>Hornik</w:t>
      </w:r>
      <w:proofErr w:type="spellEnd"/>
      <w:r w:rsidRPr="006B0E49">
        <w:rPr>
          <w:rFonts w:cstheme="minorHAnsi"/>
          <w:sz w:val="24"/>
          <w:szCs w:val="24"/>
        </w:rPr>
        <w:t xml:space="preserve">, F </w:t>
      </w:r>
      <w:proofErr w:type="spellStart"/>
      <w:r w:rsidRPr="006B0E49">
        <w:rPr>
          <w:rFonts w:cstheme="minorHAnsi"/>
          <w:sz w:val="24"/>
          <w:szCs w:val="24"/>
        </w:rPr>
        <w:t>Leisch</w:t>
      </w:r>
      <w:proofErr w:type="spellEnd"/>
      <w:r w:rsidRPr="006B0E49">
        <w:rPr>
          <w:rFonts w:cstheme="minorHAnsi"/>
          <w:sz w:val="24"/>
          <w:szCs w:val="24"/>
        </w:rPr>
        <w:t xml:space="preserve">, A </w:t>
      </w:r>
      <w:proofErr w:type="spellStart"/>
      <w:r w:rsidRPr="006B0E49">
        <w:rPr>
          <w:rFonts w:cstheme="minorHAnsi"/>
          <w:sz w:val="24"/>
          <w:szCs w:val="24"/>
        </w:rPr>
        <w:t>Zeileis</w:t>
      </w:r>
      <w:proofErr w:type="spellEnd"/>
      <w:r w:rsidRPr="006B0E49">
        <w:rPr>
          <w:rFonts w:cstheme="minorHAnsi"/>
          <w:sz w:val="24"/>
          <w:szCs w:val="24"/>
        </w:rPr>
        <w:t xml:space="preserve"> (eds.), Proceedings of the 3rd International Workshop on Distributed Statistical Computing (DSC 2003). March 20–22, Vienna, Austria, URL https://www.R-project.org/conferences/DSC-2003/ Proceedings/Plummer.pdf.</w:t>
      </w:r>
    </w:p>
    <w:p w14:paraId="381A2B82" w14:textId="44F07FC8" w:rsidR="007E2610" w:rsidRPr="006B0E49" w:rsidRDefault="007E2610" w:rsidP="004B0D0A">
      <w:pPr>
        <w:contextualSpacing/>
        <w:rPr>
          <w:rFonts w:asciiTheme="minorHAnsi" w:hAnsiTheme="minorHAnsi" w:cstheme="minorHAnsi"/>
          <w:color w:val="222222"/>
          <w:shd w:val="clear" w:color="auto" w:fill="FFFFFF"/>
        </w:rPr>
      </w:pPr>
      <w:proofErr w:type="spellStart"/>
      <w:r w:rsidRPr="006B0E49">
        <w:rPr>
          <w:rFonts w:asciiTheme="minorHAnsi" w:hAnsiTheme="minorHAnsi" w:cstheme="minorHAnsi"/>
          <w:color w:val="222222"/>
          <w:shd w:val="clear" w:color="auto" w:fill="FFFFFF"/>
        </w:rPr>
        <w:t>Hofmeester</w:t>
      </w:r>
      <w:proofErr w:type="spellEnd"/>
      <w:r w:rsidRPr="006B0E49">
        <w:rPr>
          <w:rFonts w:asciiTheme="minorHAnsi" w:hAnsiTheme="minorHAnsi" w:cstheme="minorHAnsi"/>
          <w:color w:val="222222"/>
          <w:shd w:val="clear" w:color="auto" w:fill="FFFFFF"/>
        </w:rPr>
        <w:t xml:space="preserve">, T. R., </w:t>
      </w:r>
      <w:proofErr w:type="spellStart"/>
      <w:r w:rsidRPr="006B0E49">
        <w:rPr>
          <w:rFonts w:asciiTheme="minorHAnsi" w:hAnsiTheme="minorHAnsi" w:cstheme="minorHAnsi"/>
          <w:color w:val="222222"/>
          <w:shd w:val="clear" w:color="auto" w:fill="FFFFFF"/>
        </w:rPr>
        <w:t>Cromsigt</w:t>
      </w:r>
      <w:proofErr w:type="spellEnd"/>
      <w:r w:rsidRPr="006B0E49">
        <w:rPr>
          <w:rFonts w:asciiTheme="minorHAnsi" w:hAnsiTheme="minorHAnsi" w:cstheme="minorHAnsi"/>
          <w:color w:val="222222"/>
          <w:shd w:val="clear" w:color="auto" w:fill="FFFFFF"/>
        </w:rPr>
        <w:t xml:space="preserve">, J. P., </w:t>
      </w:r>
      <w:proofErr w:type="spellStart"/>
      <w:r w:rsidRPr="006B0E49">
        <w:rPr>
          <w:rFonts w:asciiTheme="minorHAnsi" w:hAnsiTheme="minorHAnsi" w:cstheme="minorHAnsi"/>
          <w:color w:val="222222"/>
          <w:shd w:val="clear" w:color="auto" w:fill="FFFFFF"/>
        </w:rPr>
        <w:t>Odden</w:t>
      </w:r>
      <w:proofErr w:type="spellEnd"/>
      <w:r w:rsidRPr="006B0E49">
        <w:rPr>
          <w:rFonts w:asciiTheme="minorHAnsi" w:hAnsiTheme="minorHAnsi" w:cstheme="minorHAnsi"/>
          <w:color w:val="222222"/>
          <w:shd w:val="clear" w:color="auto" w:fill="FFFFFF"/>
        </w:rPr>
        <w:t xml:space="preserve">, J., </w:t>
      </w:r>
      <w:proofErr w:type="spellStart"/>
      <w:r w:rsidRPr="006B0E49">
        <w:rPr>
          <w:rFonts w:asciiTheme="minorHAnsi" w:hAnsiTheme="minorHAnsi" w:cstheme="minorHAnsi"/>
          <w:color w:val="222222"/>
          <w:shd w:val="clear" w:color="auto" w:fill="FFFFFF"/>
        </w:rPr>
        <w:t>Andrén</w:t>
      </w:r>
      <w:proofErr w:type="spellEnd"/>
      <w:r w:rsidRPr="006B0E49">
        <w:rPr>
          <w:rFonts w:asciiTheme="minorHAnsi" w:hAnsiTheme="minorHAnsi" w:cstheme="minorHAnsi"/>
          <w:color w:val="222222"/>
          <w:shd w:val="clear" w:color="auto" w:fill="FFFFFF"/>
        </w:rPr>
        <w:t xml:space="preserve">, H., </w:t>
      </w:r>
      <w:proofErr w:type="spellStart"/>
      <w:r w:rsidRPr="006B0E49">
        <w:rPr>
          <w:rFonts w:asciiTheme="minorHAnsi" w:hAnsiTheme="minorHAnsi" w:cstheme="minorHAnsi"/>
          <w:color w:val="222222"/>
          <w:shd w:val="clear" w:color="auto" w:fill="FFFFFF"/>
        </w:rPr>
        <w:t>Kindberg</w:t>
      </w:r>
      <w:proofErr w:type="spellEnd"/>
      <w:r w:rsidRPr="006B0E49">
        <w:rPr>
          <w:rFonts w:asciiTheme="minorHAnsi" w:hAnsiTheme="minorHAnsi" w:cstheme="minorHAnsi"/>
          <w:color w:val="222222"/>
          <w:shd w:val="clear" w:color="auto" w:fill="FFFFFF"/>
        </w:rPr>
        <w:t>, J., &amp; Linnell, J. D. (2019). Framing pictures: A conceptual framework to identify and correct for biases in detection probability of camera traps enabling multi‐species comparison. </w:t>
      </w:r>
      <w:r w:rsidRPr="006B0E49">
        <w:rPr>
          <w:rFonts w:asciiTheme="minorHAnsi" w:hAnsiTheme="minorHAnsi" w:cstheme="minorHAnsi"/>
          <w:i/>
          <w:iCs/>
          <w:color w:val="222222"/>
          <w:shd w:val="clear" w:color="auto" w:fill="FFFFFF"/>
        </w:rPr>
        <w:t>Ecology and Evolution</w:t>
      </w:r>
      <w:r w:rsidRPr="006B0E49">
        <w:rPr>
          <w:rFonts w:asciiTheme="minorHAnsi" w:hAnsiTheme="minorHAnsi" w:cstheme="minorHAnsi"/>
          <w:color w:val="222222"/>
          <w:shd w:val="clear" w:color="auto" w:fill="FFFFFF"/>
        </w:rPr>
        <w:t>.</w:t>
      </w:r>
    </w:p>
    <w:p w14:paraId="5962FC03" w14:textId="77777777" w:rsidR="00E25C15" w:rsidRPr="006B0E49" w:rsidRDefault="00E25C15" w:rsidP="002633CF">
      <w:pPr>
        <w:contextualSpacing/>
        <w:rPr>
          <w:rFonts w:asciiTheme="minorHAnsi" w:hAnsiTheme="minorHAnsi" w:cstheme="minorHAnsi"/>
          <w:color w:val="222222"/>
          <w:shd w:val="clear" w:color="auto" w:fill="FFFFFF"/>
        </w:rPr>
      </w:pPr>
    </w:p>
    <w:p w14:paraId="7F5FA49A" w14:textId="741F0F03" w:rsidR="007E2610" w:rsidRPr="006B0E49" w:rsidRDefault="007E2610" w:rsidP="004B0D0A">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R Core Team. (2018). R: A language and environment for statistical computing.</w:t>
      </w:r>
    </w:p>
    <w:p w14:paraId="668FD894" w14:textId="7134184B" w:rsidR="003963B5" w:rsidRPr="006B0E49" w:rsidRDefault="003963B5" w:rsidP="004B0D0A">
      <w:pPr>
        <w:contextualSpacing/>
        <w:rPr>
          <w:rFonts w:asciiTheme="minorHAnsi" w:hAnsiTheme="minorHAnsi" w:cstheme="minorHAnsi"/>
          <w:color w:val="222222"/>
          <w:shd w:val="clear" w:color="auto" w:fill="FFFFFF"/>
        </w:rPr>
      </w:pPr>
    </w:p>
    <w:p w14:paraId="7694F957" w14:textId="3A0B3128" w:rsidR="003963B5" w:rsidRPr="006B0E49" w:rsidRDefault="003963B5" w:rsidP="004B0D0A">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lastRenderedPageBreak/>
        <w:t xml:space="preserve">Rocha, D. G., </w:t>
      </w:r>
      <w:proofErr w:type="spellStart"/>
      <w:r w:rsidRPr="006B0E49">
        <w:rPr>
          <w:rFonts w:asciiTheme="minorHAnsi" w:hAnsiTheme="minorHAnsi" w:cstheme="minorHAnsi"/>
          <w:color w:val="222222"/>
          <w:shd w:val="clear" w:color="auto" w:fill="FFFFFF"/>
        </w:rPr>
        <w:t>Ramalho</w:t>
      </w:r>
      <w:proofErr w:type="spellEnd"/>
      <w:r w:rsidRPr="006B0E49">
        <w:rPr>
          <w:rFonts w:asciiTheme="minorHAnsi" w:hAnsiTheme="minorHAnsi" w:cstheme="minorHAnsi"/>
          <w:color w:val="222222"/>
          <w:shd w:val="clear" w:color="auto" w:fill="FFFFFF"/>
        </w:rPr>
        <w:t>, E. E., &amp; Magnusson, W. E. (2016). Baiting for carnivores might negatively affect capture rates of prey species in camera‐trap studies. </w:t>
      </w:r>
      <w:r w:rsidRPr="006B0E49">
        <w:rPr>
          <w:rFonts w:asciiTheme="minorHAnsi" w:hAnsiTheme="minorHAnsi" w:cstheme="minorHAnsi"/>
          <w:i/>
          <w:iCs/>
          <w:color w:val="222222"/>
          <w:shd w:val="clear" w:color="auto" w:fill="FFFFFF"/>
        </w:rPr>
        <w:t>Journal of Zoology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300</w:t>
      </w:r>
      <w:r w:rsidRPr="006B0E49">
        <w:rPr>
          <w:rFonts w:asciiTheme="minorHAnsi" w:hAnsiTheme="minorHAnsi" w:cstheme="minorHAnsi"/>
          <w:color w:val="222222"/>
          <w:shd w:val="clear" w:color="auto" w:fill="FFFFFF"/>
        </w:rPr>
        <w:t>(3), 205-212.</w:t>
      </w:r>
    </w:p>
    <w:p w14:paraId="32750D14" w14:textId="77777777" w:rsidR="00E25C15" w:rsidRPr="006B0E49" w:rsidRDefault="00E25C15" w:rsidP="002633CF">
      <w:pPr>
        <w:contextualSpacing/>
        <w:rPr>
          <w:rFonts w:asciiTheme="minorHAnsi" w:hAnsiTheme="minorHAnsi" w:cstheme="minorHAnsi"/>
          <w:color w:val="222222"/>
          <w:shd w:val="clear" w:color="auto" w:fill="FFFFFF"/>
        </w:rPr>
      </w:pPr>
    </w:p>
    <w:p w14:paraId="6E19132A" w14:textId="77777777" w:rsidR="001B45E4" w:rsidRPr="006B0E49" w:rsidRDefault="001B45E4" w:rsidP="002633CF">
      <w:pPr>
        <w:contextualSpacing/>
        <w:rPr>
          <w:rFonts w:asciiTheme="minorHAnsi" w:hAnsiTheme="minorHAnsi" w:cstheme="minorHAnsi"/>
        </w:rPr>
      </w:pPr>
      <w:r w:rsidRPr="006B0E49">
        <w:rPr>
          <w:rFonts w:asciiTheme="minorHAnsi" w:hAnsiTheme="minorHAnsi" w:cstheme="minorHAnsi"/>
          <w:color w:val="222222"/>
          <w:shd w:val="clear" w:color="auto" w:fill="FFFFFF"/>
        </w:rPr>
        <w:t xml:space="preserve">Rota, C. T., Fletcher Jr, R. J., </w:t>
      </w:r>
      <w:proofErr w:type="spellStart"/>
      <w:r w:rsidRPr="006B0E49">
        <w:rPr>
          <w:rFonts w:asciiTheme="minorHAnsi" w:hAnsiTheme="minorHAnsi" w:cstheme="minorHAnsi"/>
          <w:color w:val="222222"/>
          <w:shd w:val="clear" w:color="auto" w:fill="FFFFFF"/>
        </w:rPr>
        <w:t>Dorazio</w:t>
      </w:r>
      <w:proofErr w:type="spellEnd"/>
      <w:r w:rsidRPr="006B0E49">
        <w:rPr>
          <w:rFonts w:asciiTheme="minorHAnsi" w:hAnsiTheme="minorHAnsi" w:cstheme="minorHAnsi"/>
          <w:color w:val="222222"/>
          <w:shd w:val="clear" w:color="auto" w:fill="FFFFFF"/>
        </w:rPr>
        <w:t>, R. M., &amp; Betts, M. G. (2009). Occupancy estimation and the closure assumption. </w:t>
      </w:r>
      <w:r w:rsidRPr="006B0E49">
        <w:rPr>
          <w:rFonts w:asciiTheme="minorHAnsi" w:hAnsiTheme="minorHAnsi" w:cstheme="minorHAnsi"/>
          <w:i/>
          <w:iCs/>
          <w:color w:val="222222"/>
          <w:shd w:val="clear" w:color="auto" w:fill="FFFFFF"/>
        </w:rPr>
        <w:t>Journal of Applied Ecology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46</w:t>
      </w:r>
      <w:r w:rsidRPr="006B0E49">
        <w:rPr>
          <w:rFonts w:asciiTheme="minorHAnsi" w:hAnsiTheme="minorHAnsi" w:cstheme="minorHAnsi"/>
          <w:color w:val="222222"/>
          <w:shd w:val="clear" w:color="auto" w:fill="FFFFFF"/>
        </w:rPr>
        <w:t>(6), 1173-1181.</w:t>
      </w:r>
    </w:p>
    <w:p w14:paraId="39CC535B" w14:textId="21734EDF" w:rsidR="001B45E4" w:rsidRPr="006B0E49" w:rsidRDefault="001B45E4" w:rsidP="002633CF">
      <w:pPr>
        <w:contextualSpacing/>
        <w:rPr>
          <w:rFonts w:asciiTheme="minorHAnsi" w:hAnsiTheme="minorHAnsi" w:cstheme="minorHAnsi"/>
          <w:color w:val="222222"/>
          <w:shd w:val="clear" w:color="auto" w:fill="FFFFFF"/>
        </w:rPr>
      </w:pPr>
    </w:p>
    <w:p w14:paraId="5FA587E4" w14:textId="35888C19" w:rsidR="0088689F" w:rsidRPr="006B0E49" w:rsidRDefault="0088689F" w:rsidP="002633CF">
      <w:pPr>
        <w:contextualSpacing/>
        <w:rPr>
          <w:rFonts w:asciiTheme="minorHAnsi" w:hAnsiTheme="minorHAnsi" w:cstheme="minorHAnsi"/>
          <w:color w:val="222222"/>
          <w:shd w:val="clear" w:color="auto" w:fill="FFFFFF"/>
        </w:rPr>
      </w:pPr>
      <w:proofErr w:type="spellStart"/>
      <w:r w:rsidRPr="006B0E49">
        <w:rPr>
          <w:rFonts w:asciiTheme="minorHAnsi" w:hAnsiTheme="minorHAnsi" w:cstheme="minorHAnsi"/>
          <w:color w:val="222222"/>
          <w:shd w:val="clear" w:color="auto" w:fill="FFFFFF"/>
        </w:rPr>
        <w:t>Séquin</w:t>
      </w:r>
      <w:proofErr w:type="spellEnd"/>
      <w:r w:rsidRPr="006B0E49">
        <w:rPr>
          <w:rFonts w:asciiTheme="minorHAnsi" w:hAnsiTheme="minorHAnsi" w:cstheme="minorHAnsi"/>
          <w:color w:val="222222"/>
          <w:shd w:val="clear" w:color="auto" w:fill="FFFFFF"/>
        </w:rPr>
        <w:t xml:space="preserve">, E. S., Jaeger, M. M., </w:t>
      </w:r>
      <w:proofErr w:type="spellStart"/>
      <w:r w:rsidRPr="006B0E49">
        <w:rPr>
          <w:rFonts w:asciiTheme="minorHAnsi" w:hAnsiTheme="minorHAnsi" w:cstheme="minorHAnsi"/>
          <w:color w:val="222222"/>
          <w:shd w:val="clear" w:color="auto" w:fill="FFFFFF"/>
        </w:rPr>
        <w:t>Brussard</w:t>
      </w:r>
      <w:proofErr w:type="spellEnd"/>
      <w:r w:rsidRPr="006B0E49">
        <w:rPr>
          <w:rFonts w:asciiTheme="minorHAnsi" w:hAnsiTheme="minorHAnsi" w:cstheme="minorHAnsi"/>
          <w:color w:val="222222"/>
          <w:shd w:val="clear" w:color="auto" w:fill="FFFFFF"/>
        </w:rPr>
        <w:t>, P. F., &amp; Barrett, R. H. (2003). Wariness of coyotes to camera traps relative to social status and territory boundaries. </w:t>
      </w:r>
      <w:r w:rsidRPr="006B0E49">
        <w:rPr>
          <w:rFonts w:asciiTheme="minorHAnsi" w:hAnsiTheme="minorHAnsi" w:cstheme="minorHAnsi"/>
          <w:i/>
          <w:iCs/>
          <w:color w:val="222222"/>
          <w:shd w:val="clear" w:color="auto" w:fill="FFFFFF"/>
        </w:rPr>
        <w:t>Canadian Journal of Zoology</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81</w:t>
      </w:r>
      <w:r w:rsidRPr="006B0E49">
        <w:rPr>
          <w:rFonts w:asciiTheme="minorHAnsi" w:hAnsiTheme="minorHAnsi" w:cstheme="minorHAnsi"/>
          <w:color w:val="222222"/>
          <w:shd w:val="clear" w:color="auto" w:fill="FFFFFF"/>
        </w:rPr>
        <w:t>(12), 2015-2025.</w:t>
      </w:r>
    </w:p>
    <w:p w14:paraId="52736C6A" w14:textId="77777777" w:rsidR="0088689F" w:rsidRPr="006B0E49" w:rsidRDefault="0088689F" w:rsidP="002633CF">
      <w:pPr>
        <w:contextualSpacing/>
        <w:rPr>
          <w:rFonts w:asciiTheme="minorHAnsi" w:hAnsiTheme="minorHAnsi" w:cstheme="minorHAnsi"/>
          <w:color w:val="222222"/>
          <w:shd w:val="clear" w:color="auto" w:fill="FFFFFF"/>
        </w:rPr>
      </w:pPr>
    </w:p>
    <w:p w14:paraId="732BE493" w14:textId="54C1120E" w:rsidR="00B84718" w:rsidRDefault="00B84718" w:rsidP="002633CF">
      <w:pPr>
        <w:contextualSpacing/>
        <w:rPr>
          <w:rFonts w:asciiTheme="minorHAnsi" w:hAnsiTheme="minorHAnsi" w:cstheme="minorHAnsi"/>
          <w:color w:val="222222"/>
          <w:shd w:val="clear" w:color="auto" w:fill="FFFFFF"/>
        </w:rPr>
      </w:pPr>
      <w:r w:rsidRPr="006B0E49">
        <w:rPr>
          <w:rFonts w:asciiTheme="minorHAnsi" w:hAnsiTheme="minorHAnsi" w:cstheme="minorHAnsi"/>
          <w:color w:val="222222"/>
          <w:shd w:val="clear" w:color="auto" w:fill="FFFFFF"/>
        </w:rPr>
        <w:t>Shannon, G., Lewis, J. S., &amp; Gerber, B. D. (2014). Recommended survey designs for occupancy modelling using motion-activated cameras: insights from empirical wildlife data. </w:t>
      </w:r>
      <w:proofErr w:type="spellStart"/>
      <w:r w:rsidRPr="006B0E49">
        <w:rPr>
          <w:rFonts w:asciiTheme="minorHAnsi" w:hAnsiTheme="minorHAnsi" w:cstheme="minorHAnsi"/>
          <w:i/>
          <w:iCs/>
          <w:color w:val="222222"/>
          <w:shd w:val="clear" w:color="auto" w:fill="FFFFFF"/>
        </w:rPr>
        <w:t>PeerJ</w:t>
      </w:r>
      <w:proofErr w:type="spellEnd"/>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2</w:t>
      </w:r>
      <w:r w:rsidRPr="006B0E49">
        <w:rPr>
          <w:rFonts w:asciiTheme="minorHAnsi" w:hAnsiTheme="minorHAnsi" w:cstheme="minorHAnsi"/>
          <w:color w:val="222222"/>
          <w:shd w:val="clear" w:color="auto" w:fill="FFFFFF"/>
        </w:rPr>
        <w:t>, e532.</w:t>
      </w:r>
    </w:p>
    <w:p w14:paraId="542274FE" w14:textId="77777777" w:rsidR="00EA56C3" w:rsidRDefault="00EA56C3" w:rsidP="002633CF">
      <w:pPr>
        <w:contextualSpacing/>
        <w:rPr>
          <w:rFonts w:asciiTheme="minorHAnsi" w:hAnsiTheme="minorHAnsi" w:cstheme="minorHAnsi"/>
          <w:color w:val="222222"/>
          <w:shd w:val="clear" w:color="auto" w:fill="FFFFFF"/>
        </w:rPr>
      </w:pPr>
    </w:p>
    <w:p w14:paraId="2C00FB3A" w14:textId="519537E3" w:rsidR="00EA56C3" w:rsidRPr="00EA56C3" w:rsidRDefault="00EA56C3" w:rsidP="002633CF">
      <w:pPr>
        <w:contextualSpacing/>
        <w:rPr>
          <w:rFonts w:asciiTheme="minorHAnsi" w:hAnsiTheme="minorHAnsi" w:cstheme="minorHAnsi"/>
          <w:color w:val="222222"/>
          <w:shd w:val="clear" w:color="auto" w:fill="FFFFFF"/>
        </w:rPr>
      </w:pPr>
      <w:bookmarkStart w:id="26" w:name="_GoBack"/>
      <w:r>
        <w:rPr>
          <w:rFonts w:asciiTheme="minorHAnsi" w:hAnsiTheme="minorHAnsi" w:cstheme="minorHAnsi"/>
          <w:color w:val="222222"/>
          <w:shd w:val="clear" w:color="auto" w:fill="FFFFFF"/>
        </w:rPr>
        <w:t>Suárez-</w:t>
      </w:r>
      <w:proofErr w:type="spellStart"/>
      <w:r>
        <w:rPr>
          <w:rFonts w:asciiTheme="minorHAnsi" w:hAnsiTheme="minorHAnsi" w:cstheme="minorHAnsi"/>
          <w:color w:val="222222"/>
          <w:shd w:val="clear" w:color="auto" w:fill="FFFFFF"/>
        </w:rPr>
        <w:t>Tangil</w:t>
      </w:r>
      <w:proofErr w:type="spellEnd"/>
      <w:r>
        <w:rPr>
          <w:rFonts w:asciiTheme="minorHAnsi" w:hAnsiTheme="minorHAnsi" w:cstheme="minorHAnsi"/>
          <w:color w:val="222222"/>
          <w:shd w:val="clear" w:color="auto" w:fill="FFFFFF"/>
        </w:rPr>
        <w:t>, B.D. &amp; Rodr</w:t>
      </w:r>
      <w:r>
        <w:rPr>
          <w:rFonts w:asciiTheme="minorHAnsi" w:hAnsiTheme="minorHAnsi" w:cstheme="minorHAnsi"/>
          <w:color w:val="222222"/>
          <w:shd w:val="clear" w:color="auto" w:fill="FFFFFF"/>
        </w:rPr>
        <w:t>í</w:t>
      </w:r>
      <w:r>
        <w:rPr>
          <w:rFonts w:asciiTheme="minorHAnsi" w:hAnsiTheme="minorHAnsi" w:cstheme="minorHAnsi"/>
          <w:color w:val="222222"/>
          <w:shd w:val="clear" w:color="auto" w:fill="FFFFFF"/>
        </w:rPr>
        <w:t>guez, A. (</w:t>
      </w:r>
      <w:r>
        <w:rPr>
          <w:rFonts w:asciiTheme="minorHAnsi" w:hAnsiTheme="minorHAnsi" w:cstheme="minorHAnsi"/>
          <w:color w:val="222222"/>
          <w:shd w:val="clear" w:color="auto" w:fill="FFFFFF"/>
        </w:rPr>
        <w:t xml:space="preserve">2017). Detection of Iberian terrestrial mammals employing olfactory, visual and auditory attractants. </w:t>
      </w:r>
      <w:r>
        <w:rPr>
          <w:rFonts w:asciiTheme="minorHAnsi" w:hAnsiTheme="minorHAnsi" w:cstheme="minorHAnsi"/>
          <w:i/>
          <w:color w:val="222222"/>
          <w:shd w:val="clear" w:color="auto" w:fill="FFFFFF"/>
        </w:rPr>
        <w:t>European Journal of Wildlife Research</w:t>
      </w:r>
      <w:r>
        <w:rPr>
          <w:rFonts w:asciiTheme="minorHAnsi" w:hAnsiTheme="minorHAnsi" w:cstheme="minorHAnsi"/>
          <w:color w:val="222222"/>
          <w:shd w:val="clear" w:color="auto" w:fill="FFFFFF"/>
        </w:rPr>
        <w:t xml:space="preserve">, </w:t>
      </w:r>
      <w:r>
        <w:rPr>
          <w:rFonts w:asciiTheme="minorHAnsi" w:hAnsiTheme="minorHAnsi" w:cstheme="minorHAnsi"/>
          <w:color w:val="222222"/>
          <w:shd w:val="clear" w:color="auto" w:fill="FFFFFF"/>
        </w:rPr>
        <w:t>93, 1-13.</w:t>
      </w:r>
      <w:bookmarkEnd w:id="26"/>
    </w:p>
    <w:p w14:paraId="0DDE7789" w14:textId="2A9C6B15" w:rsidR="000B1586" w:rsidRPr="006B0E49" w:rsidRDefault="000B1586" w:rsidP="002633CF">
      <w:pPr>
        <w:contextualSpacing/>
        <w:rPr>
          <w:rFonts w:asciiTheme="minorHAnsi" w:hAnsiTheme="minorHAnsi" w:cstheme="minorHAnsi"/>
          <w:color w:val="222222"/>
          <w:shd w:val="clear" w:color="auto" w:fill="FFFFFF"/>
        </w:rPr>
      </w:pPr>
    </w:p>
    <w:p w14:paraId="27A3AC09" w14:textId="77777777" w:rsidR="000B1586" w:rsidRPr="006B0E49" w:rsidRDefault="000B1586" w:rsidP="002633CF">
      <w:pPr>
        <w:contextualSpacing/>
        <w:rPr>
          <w:rFonts w:asciiTheme="minorHAnsi" w:hAnsiTheme="minorHAnsi" w:cstheme="minorHAnsi"/>
        </w:rPr>
      </w:pPr>
      <w:proofErr w:type="spellStart"/>
      <w:r w:rsidRPr="006B0E49">
        <w:rPr>
          <w:rFonts w:asciiTheme="minorHAnsi" w:hAnsiTheme="minorHAnsi" w:cstheme="minorHAnsi"/>
          <w:color w:val="222222"/>
          <w:shd w:val="clear" w:color="auto" w:fill="FFFFFF"/>
        </w:rPr>
        <w:t>Stokeld</w:t>
      </w:r>
      <w:proofErr w:type="spellEnd"/>
      <w:r w:rsidRPr="006B0E49">
        <w:rPr>
          <w:rFonts w:asciiTheme="minorHAnsi" w:hAnsiTheme="minorHAnsi" w:cstheme="minorHAnsi"/>
          <w:color w:val="222222"/>
          <w:shd w:val="clear" w:color="auto" w:fill="FFFFFF"/>
        </w:rPr>
        <w:t xml:space="preserve">, D., Frank, A. S., Hill, B., Choy, J. L., </w:t>
      </w:r>
      <w:proofErr w:type="spellStart"/>
      <w:r w:rsidRPr="006B0E49">
        <w:rPr>
          <w:rFonts w:asciiTheme="minorHAnsi" w:hAnsiTheme="minorHAnsi" w:cstheme="minorHAnsi"/>
          <w:color w:val="222222"/>
          <w:shd w:val="clear" w:color="auto" w:fill="FFFFFF"/>
        </w:rPr>
        <w:t>Mahney</w:t>
      </w:r>
      <w:proofErr w:type="spellEnd"/>
      <w:r w:rsidRPr="006B0E49">
        <w:rPr>
          <w:rFonts w:asciiTheme="minorHAnsi" w:hAnsiTheme="minorHAnsi" w:cstheme="minorHAnsi"/>
          <w:color w:val="222222"/>
          <w:shd w:val="clear" w:color="auto" w:fill="FFFFFF"/>
        </w:rPr>
        <w:t>, T., Stevens, A., ... &amp; Gillespie, G. R. (2016). Multiple cameras required to reliably detect feral cats in northern Australian tropical savanna: an evaluation of sampling design when using camera traps. </w:t>
      </w:r>
      <w:r w:rsidRPr="006B0E49">
        <w:rPr>
          <w:rFonts w:asciiTheme="minorHAnsi" w:hAnsiTheme="minorHAnsi" w:cstheme="minorHAnsi"/>
          <w:i/>
          <w:iCs/>
          <w:color w:val="222222"/>
          <w:shd w:val="clear" w:color="auto" w:fill="FFFFFF"/>
        </w:rPr>
        <w:t>Wildlife Research</w:t>
      </w:r>
      <w:r w:rsidRPr="006B0E49">
        <w:rPr>
          <w:rFonts w:asciiTheme="minorHAnsi" w:hAnsiTheme="minorHAnsi" w:cstheme="minorHAnsi"/>
          <w:color w:val="222222"/>
          <w:shd w:val="clear" w:color="auto" w:fill="FFFFFF"/>
        </w:rPr>
        <w:t>, </w:t>
      </w:r>
      <w:r w:rsidRPr="006B0E49">
        <w:rPr>
          <w:rFonts w:asciiTheme="minorHAnsi" w:hAnsiTheme="minorHAnsi" w:cstheme="minorHAnsi"/>
          <w:i/>
          <w:iCs/>
          <w:color w:val="222222"/>
          <w:shd w:val="clear" w:color="auto" w:fill="FFFFFF"/>
        </w:rPr>
        <w:t>42</w:t>
      </w:r>
      <w:r w:rsidRPr="006B0E49">
        <w:rPr>
          <w:rFonts w:asciiTheme="minorHAnsi" w:hAnsiTheme="minorHAnsi" w:cstheme="minorHAnsi"/>
          <w:color w:val="222222"/>
          <w:shd w:val="clear" w:color="auto" w:fill="FFFFFF"/>
        </w:rPr>
        <w:t>(8), 642-649.</w:t>
      </w:r>
    </w:p>
    <w:p w14:paraId="4DC4D3D4" w14:textId="77777777" w:rsidR="000B1586" w:rsidRPr="006B0E49" w:rsidRDefault="000B1586" w:rsidP="002633CF">
      <w:pPr>
        <w:contextualSpacing/>
        <w:rPr>
          <w:rFonts w:asciiTheme="minorHAnsi" w:hAnsiTheme="minorHAnsi" w:cstheme="minorHAnsi"/>
        </w:rPr>
      </w:pPr>
    </w:p>
    <w:sectPr w:rsidR="000B1586" w:rsidRPr="006B0E49" w:rsidSect="002633CF">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son Fidino" w:date="2019-03-27T11:49:00Z" w:initials="FM">
    <w:p w14:paraId="6F61A052" w14:textId="2DA7B6BB" w:rsidR="00665AAC" w:rsidRDefault="00665AAC">
      <w:pPr>
        <w:pStyle w:val="CommentText"/>
      </w:pPr>
      <w:r>
        <w:rPr>
          <w:rStyle w:val="CommentReference"/>
        </w:rPr>
        <w:annotationRef/>
      </w:r>
      <w:r>
        <w:t>Keeping this as I feel it illustrates how our study is unique.</w:t>
      </w:r>
    </w:p>
  </w:comment>
  <w:comment w:id="2" w:author="Seth Magle" w:date="2019-03-28T12:07:00Z" w:initials="SM">
    <w:p w14:paraId="3F77BAC0" w14:textId="16D67CF6" w:rsidR="00665AAC" w:rsidRDefault="00665AAC">
      <w:pPr>
        <w:pStyle w:val="CommentText"/>
      </w:pPr>
      <w:r>
        <w:rPr>
          <w:rStyle w:val="CommentReference"/>
        </w:rPr>
        <w:annotationRef/>
      </w:r>
      <w:r>
        <w:t>Still this this title is quite unnecessarily jargon-y.  Let’s discuss as a group.</w:t>
      </w:r>
    </w:p>
  </w:comment>
  <w:comment w:id="3" w:author="Barnas, Gabby" w:date="2019-04-01T16:58:00Z" w:initials="BG">
    <w:p w14:paraId="0B57D3CC" w14:textId="21D75655" w:rsidR="00665AAC" w:rsidRDefault="00665AAC">
      <w:pPr>
        <w:pStyle w:val="CommentText"/>
      </w:pPr>
      <w:r>
        <w:rPr>
          <w:rStyle w:val="CommentReference"/>
        </w:rPr>
        <w:annotationRef/>
      </w:r>
      <w:r>
        <w:t xml:space="preserve">If the intention is to send this to a methods-focused journal, I would keep the tri-fold approach in the title (and vary the language throughout the paper to not be so repetitive) since this is one of the things that makes this study unique, especially in terms of methodology. If we send to a more generalized wildlife journal, I can understand dropping the trifold approach. </w:t>
      </w:r>
    </w:p>
  </w:comment>
  <w:comment w:id="4" w:author="Murray, Maureen" w:date="2019-04-02T11:26:00Z" w:initials="MM">
    <w:p w14:paraId="286F66C1" w14:textId="48586479" w:rsidR="00665AAC" w:rsidRDefault="00665AAC">
      <w:pPr>
        <w:pStyle w:val="CommentText"/>
      </w:pPr>
      <w:r>
        <w:rPr>
          <w:rStyle w:val="CommentReference"/>
        </w:rPr>
        <w:annotationRef/>
      </w:r>
      <w:r>
        <w:t>What about something like “Quantifying the spatial and temporal effects of a common olfactory lure on the detection probability of urban mammals while camera trapping?”</w:t>
      </w:r>
    </w:p>
  </w:comment>
  <w:comment w:id="6" w:author="Seth Magle" w:date="2019-03-28T12:18:00Z" w:initials="SM">
    <w:p w14:paraId="703C4BB4" w14:textId="3F036B3D" w:rsidR="00665AAC" w:rsidRDefault="00665AAC">
      <w:pPr>
        <w:pStyle w:val="CommentText"/>
      </w:pPr>
      <w:r>
        <w:rPr>
          <w:rStyle w:val="CommentReference"/>
        </w:rPr>
        <w:annotationRef/>
      </w:r>
      <w:r>
        <w:t xml:space="preserve">You use the crap out of this word.  Are these any others that might work?  </w:t>
      </w:r>
    </w:p>
  </w:comment>
  <w:comment w:id="7" w:author="Mason Fidino [2]" w:date="2019-04-03T11:05:00Z" w:initials="FM">
    <w:p w14:paraId="095278B1" w14:textId="12C75E5F" w:rsidR="008145E8" w:rsidRDefault="008145E8">
      <w:pPr>
        <w:pStyle w:val="CommentText"/>
      </w:pPr>
      <w:r>
        <w:rPr>
          <w:rStyle w:val="CommentReference"/>
        </w:rPr>
        <w:annotationRef/>
      </w:r>
      <w:r>
        <w:t xml:space="preserve">I changed it around a little </w:t>
      </w:r>
      <w:proofErr w:type="gramStart"/>
      <w:r>
        <w:t>bit</w:t>
      </w:r>
      <w:proofErr w:type="gramEnd"/>
      <w:r>
        <w:t xml:space="preserve"> so I don’t use ‘tri-fold approach’ a crapload.</w:t>
      </w:r>
    </w:p>
  </w:comment>
  <w:comment w:id="8" w:author="Mason Fidino" w:date="2019-03-26T14:57:00Z" w:initials="FM">
    <w:p w14:paraId="63EEA86F" w14:textId="0FDD3B02" w:rsidR="00665AAC" w:rsidRDefault="00665AAC">
      <w:pPr>
        <w:pStyle w:val="CommentText"/>
      </w:pPr>
      <w:r>
        <w:rPr>
          <w:rStyle w:val="CommentReference"/>
        </w:rPr>
        <w:annotationRef/>
      </w:r>
      <w:r>
        <w:t>Keeping Chicagoland for now, will change if a reviewer does not like it.</w:t>
      </w:r>
    </w:p>
  </w:comment>
  <w:comment w:id="9" w:author="Seth Magle" w:date="2019-03-28T12:20:00Z" w:initials="SM">
    <w:p w14:paraId="4A8D711A" w14:textId="2D3FAE30" w:rsidR="00665AAC" w:rsidRDefault="00665AAC">
      <w:pPr>
        <w:pStyle w:val="CommentText"/>
      </w:pPr>
      <w:r>
        <w:rPr>
          <w:rStyle w:val="CommentReference"/>
        </w:rPr>
        <w:annotationRef/>
      </w:r>
      <w:r>
        <w:t>In abstract you just say Chicago.</w:t>
      </w:r>
    </w:p>
  </w:comment>
  <w:comment w:id="10" w:author="Mason Fidino" w:date="2019-04-03T09:07:00Z" w:initials="FM">
    <w:p w14:paraId="4F87010D" w14:textId="37B6A65A" w:rsidR="00665AAC" w:rsidRDefault="00665AAC">
      <w:pPr>
        <w:pStyle w:val="CommentText"/>
      </w:pPr>
      <w:r>
        <w:rPr>
          <w:rStyle w:val="CommentReference"/>
        </w:rPr>
        <w:annotationRef/>
      </w:r>
      <w:r>
        <w:t>Modified abstract to say ‘near Chicago’</w:t>
      </w:r>
      <w:r w:rsidR="008145E8">
        <w:t xml:space="preserve"> in the abstract.</w:t>
      </w:r>
    </w:p>
  </w:comment>
  <w:comment w:id="13" w:author="Murray, Maureen" w:date="2019-04-02T11:51:00Z" w:initials="MM">
    <w:p w14:paraId="39CAFF70" w14:textId="403C9BB1" w:rsidR="00665AAC" w:rsidRDefault="00665AAC">
      <w:pPr>
        <w:pStyle w:val="CommentText"/>
      </w:pPr>
      <w:r>
        <w:rPr>
          <w:rStyle w:val="CommentReference"/>
        </w:rPr>
        <w:annotationRef/>
      </w:r>
      <w:r>
        <w:t>This doesn’t end up in the analysis, right? Might want to cut because it made me think you later analyzed the number of individuals</w:t>
      </w:r>
    </w:p>
  </w:comment>
  <w:comment w:id="14" w:author="Mason Fidino" w:date="2019-04-03T09:46:00Z" w:initials="FM">
    <w:p w14:paraId="10F13381" w14:textId="28890D92" w:rsidR="001E7310" w:rsidRDefault="001E7310">
      <w:pPr>
        <w:pStyle w:val="CommentText"/>
      </w:pPr>
      <w:r>
        <w:rPr>
          <w:rStyle w:val="CommentReference"/>
        </w:rPr>
        <w:annotationRef/>
      </w:r>
      <w:r w:rsidR="00D112D0">
        <w:t>Moved to results.</w:t>
      </w:r>
    </w:p>
  </w:comment>
  <w:comment w:id="15" w:author="Murray, Maureen" w:date="2019-03-25T13:35:00Z" w:initials="MM">
    <w:p w14:paraId="34DB7299" w14:textId="7498C047" w:rsidR="00665AAC" w:rsidRDefault="00665AAC">
      <w:pPr>
        <w:pStyle w:val="CommentText"/>
      </w:pPr>
      <w:r>
        <w:rPr>
          <w:rStyle w:val="CommentReference"/>
        </w:rPr>
        <w:annotationRef/>
      </w:r>
      <w:r>
        <w:t>Between locations within the same site?</w:t>
      </w:r>
    </w:p>
  </w:comment>
  <w:comment w:id="16" w:author="Mason Fidino" w:date="2019-03-26T12:58:00Z" w:initials="FM">
    <w:p w14:paraId="1B5AC477" w14:textId="77777777" w:rsidR="00665AAC" w:rsidRDefault="00665AAC">
      <w:pPr>
        <w:pStyle w:val="CommentText"/>
      </w:pPr>
      <w:r>
        <w:rPr>
          <w:rStyle w:val="CommentReference"/>
        </w:rPr>
        <w:annotationRef/>
      </w:r>
      <w:r>
        <w:t>No. this is a sampling location random effect (so not within the same site but between sites).</w:t>
      </w:r>
    </w:p>
    <w:p w14:paraId="22997C5C" w14:textId="77777777" w:rsidR="00665AAC" w:rsidRDefault="00665AAC">
      <w:pPr>
        <w:pStyle w:val="CommentText"/>
      </w:pPr>
    </w:p>
    <w:p w14:paraId="4B26FC13" w14:textId="4DF55DB2" w:rsidR="00665AAC" w:rsidRDefault="00665AAC">
      <w:pPr>
        <w:pStyle w:val="CommentText"/>
      </w:pPr>
      <w:r>
        <w:t xml:space="preserve">Remember that there are 20 sampling locations, with 2 cameras nested within each sampling location. </w:t>
      </w:r>
    </w:p>
  </w:comment>
  <w:comment w:id="17" w:author="Murray, Maureen" w:date="2019-04-02T11:55:00Z" w:initials="MM">
    <w:p w14:paraId="63852FE8" w14:textId="7E0124EF" w:rsidR="00665AAC" w:rsidRDefault="00665AAC">
      <w:pPr>
        <w:pStyle w:val="CommentText"/>
      </w:pPr>
      <w:r>
        <w:rPr>
          <w:rStyle w:val="CommentReference"/>
        </w:rPr>
        <w:annotationRef/>
      </w:r>
      <w:r>
        <w:t>Right ok, I think it would be worth sticking to either “site” or “location” and being consistent since you use site above. I started thinking one term applied to that specific camera’s location and the other applied to the study site containing the pair of cameras (although I see now that you use “sampling unit” for that)</w:t>
      </w:r>
    </w:p>
  </w:comment>
  <w:comment w:id="18" w:author="Mason Fidino" w:date="2019-04-03T09:50:00Z" w:initials="FM">
    <w:p w14:paraId="69BCC2AE" w14:textId="3851CCF0" w:rsidR="001E7310" w:rsidRDefault="001E7310">
      <w:pPr>
        <w:pStyle w:val="CommentText"/>
      </w:pPr>
      <w:r>
        <w:rPr>
          <w:rStyle w:val="CommentReference"/>
        </w:rPr>
        <w:annotationRef/>
      </w:r>
      <w:r>
        <w:t xml:space="preserve">Whoops. My standard ‘write about occupancy modeling’ terminology crept in in the text above. I changed ‘site’ to ‘sampling </w:t>
      </w:r>
      <w:r w:rsidR="00957ED2">
        <w:t>unit</w:t>
      </w:r>
      <w:r>
        <w:t xml:space="preserve">’ in the above paragraphs, this should read much </w:t>
      </w:r>
      <w:proofErr w:type="gramStart"/>
      <w:r>
        <w:t>more clear</w:t>
      </w:r>
      <w:proofErr w:type="gramEnd"/>
      <w:r>
        <w:t xml:space="preserve"> now.</w:t>
      </w:r>
    </w:p>
  </w:comment>
  <w:comment w:id="19" w:author="Seth Magle" w:date="2019-03-28T12:42:00Z" w:initials="SM">
    <w:p w14:paraId="4360898F" w14:textId="715E9649" w:rsidR="00665AAC" w:rsidRDefault="00665AAC">
      <w:pPr>
        <w:pStyle w:val="CommentText"/>
      </w:pPr>
      <w:r>
        <w:rPr>
          <w:rStyle w:val="CommentReference"/>
        </w:rPr>
        <w:annotationRef/>
      </w:r>
      <w:r>
        <w:t>I think somewhere we need to point out that these are CARNIVORE lures—we would never have expected them to increase detectability of herbivores.  Probably all the more reason we never should have used them?</w:t>
      </w:r>
    </w:p>
  </w:comment>
  <w:comment w:id="20" w:author="Barnas, Gabby" w:date="2019-04-01T15:40:00Z" w:initials="BG">
    <w:p w14:paraId="079D46CB" w14:textId="6724BE94" w:rsidR="00665AAC" w:rsidRDefault="00665AAC">
      <w:pPr>
        <w:pStyle w:val="CommentText"/>
      </w:pPr>
      <w:r>
        <w:rPr>
          <w:rStyle w:val="CommentReference"/>
        </w:rPr>
        <w:annotationRef/>
      </w:r>
      <w:r>
        <w:t>I wouldn’t say it is strictly a carnivore lure. While FAS was developed specifically for coyotes and it is marketed as a predator survey disk, it has since been recommended for use in multispecies studies that do include prey species. Suárez-</w:t>
      </w:r>
      <w:proofErr w:type="spellStart"/>
      <w:r>
        <w:t>Tangil</w:t>
      </w:r>
      <w:proofErr w:type="spellEnd"/>
      <w:r>
        <w:t xml:space="preserve"> and Rodríguez’s results led to the recommendation of using FAS as a general attractant for the five species that they analyzed, two of which were the European rabbit and the Iberian hare. </w:t>
      </w:r>
    </w:p>
  </w:comment>
  <w:comment w:id="22" w:author="Seth Magle" w:date="2019-03-28T12:44:00Z" w:initials="SM">
    <w:p w14:paraId="35D3C78F" w14:textId="755632F9" w:rsidR="00665AAC" w:rsidRDefault="00665AAC">
      <w:pPr>
        <w:pStyle w:val="CommentText"/>
      </w:pPr>
      <w:r>
        <w:rPr>
          <w:rStyle w:val="CommentReference"/>
        </w:rPr>
        <w:annotationRef/>
      </w:r>
      <w:r>
        <w:t xml:space="preserve">Yeah this is where I’d say explicitly that this was carnivore lure.  </w:t>
      </w:r>
    </w:p>
  </w:comment>
  <w:comment w:id="23" w:author="Barnas, Gabby" w:date="2019-04-01T17:01:00Z" w:initials="BG">
    <w:p w14:paraId="19E02E34" w14:textId="636A1907" w:rsidR="00665AAC" w:rsidRDefault="00665AAC">
      <w:pPr>
        <w:pStyle w:val="CommentText"/>
      </w:pPr>
      <w:r>
        <w:rPr>
          <w:rStyle w:val="CommentReference"/>
        </w:rPr>
        <w:annotationRef/>
      </w:r>
      <w:r>
        <w:t>Again, created as a predator lure, but not necessarily restricted to that sole purpose. Important to clarify regardless.</w:t>
      </w:r>
    </w:p>
  </w:comment>
  <w:comment w:id="24" w:author="Mason Fidino [3]" w:date="2019-04-03T11:04:00Z" w:initials="FM">
    <w:p w14:paraId="0B3BC0D4" w14:textId="793C8AC4" w:rsidR="008145E8" w:rsidRDefault="008145E8">
      <w:pPr>
        <w:pStyle w:val="CommentText"/>
      </w:pPr>
      <w:r>
        <w:rPr>
          <w:rStyle w:val="CommentReference"/>
        </w:rPr>
        <w:annotationRef/>
      </w:r>
      <w:r>
        <w:t>I added a little bit here at the end of the paragraph regarding that FAS disks are primarily advertised for carnivores.</w:t>
      </w:r>
    </w:p>
  </w:comment>
  <w:comment w:id="25" w:author="Mason Fidino" w:date="2019-03-26T16:26:00Z" w:initials="FM">
    <w:p w14:paraId="6FF0DF13" w14:textId="75375E8F" w:rsidR="00665AAC" w:rsidRDefault="00665AAC">
      <w:pPr>
        <w:pStyle w:val="CommentText"/>
      </w:pPr>
      <w:r>
        <w:rPr>
          <w:rStyle w:val="CommentReference"/>
        </w:rPr>
        <w:annotationRef/>
      </w:r>
      <w:r>
        <w:t>I did this analysis once before, but if we feel that this is necessary to the argument I’ll need to make some supplemental material for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61A052" w15:done="0"/>
  <w15:commentEx w15:paraId="3F77BAC0" w15:paraIdParent="6F61A052" w15:done="0"/>
  <w15:commentEx w15:paraId="0B57D3CC" w15:paraIdParent="6F61A052" w15:done="0"/>
  <w15:commentEx w15:paraId="286F66C1" w15:paraIdParent="6F61A052" w15:done="0"/>
  <w15:commentEx w15:paraId="703C4BB4" w15:done="0"/>
  <w15:commentEx w15:paraId="095278B1" w15:paraIdParent="703C4BB4" w15:done="0"/>
  <w15:commentEx w15:paraId="63EEA86F" w15:done="0"/>
  <w15:commentEx w15:paraId="4A8D711A" w15:paraIdParent="63EEA86F" w15:done="0"/>
  <w15:commentEx w15:paraId="4F87010D" w15:paraIdParent="63EEA86F" w15:done="0"/>
  <w15:commentEx w15:paraId="39CAFF70" w15:done="0"/>
  <w15:commentEx w15:paraId="10F13381" w15:paraIdParent="39CAFF70" w15:done="0"/>
  <w15:commentEx w15:paraId="34DB7299" w15:done="0"/>
  <w15:commentEx w15:paraId="4B26FC13" w15:paraIdParent="34DB7299" w15:done="0"/>
  <w15:commentEx w15:paraId="63852FE8" w15:paraIdParent="34DB7299" w15:done="0"/>
  <w15:commentEx w15:paraId="69BCC2AE" w15:paraIdParent="34DB7299" w15:done="0"/>
  <w15:commentEx w15:paraId="4360898F" w15:done="0"/>
  <w15:commentEx w15:paraId="079D46CB" w15:paraIdParent="4360898F" w15:done="0"/>
  <w15:commentEx w15:paraId="35D3C78F" w15:done="0"/>
  <w15:commentEx w15:paraId="19E02E34" w15:paraIdParent="35D3C78F" w15:done="0"/>
  <w15:commentEx w15:paraId="0B3BC0D4" w15:paraIdParent="35D3C78F" w15:done="0"/>
  <w15:commentEx w15:paraId="6FF0DF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61A052" w16cid:durableId="2045E1CD"/>
  <w16cid:commentId w16cid:paraId="3F77BAC0" w16cid:durableId="2047378F"/>
  <w16cid:commentId w16cid:paraId="0B57D3CC" w16cid:durableId="204EF35E"/>
  <w16cid:commentId w16cid:paraId="286F66C1" w16cid:durableId="204EF35F"/>
  <w16cid:commentId w16cid:paraId="703C4BB4" w16cid:durableId="20473A1B"/>
  <w16cid:commentId w16cid:paraId="095278B1" w16cid:durableId="204F1211"/>
  <w16cid:commentId w16cid:paraId="63EEA86F" w16cid:durableId="2044BC6F"/>
  <w16cid:commentId w16cid:paraId="4A8D711A" w16cid:durableId="20473A71"/>
  <w16cid:commentId w16cid:paraId="4F87010D" w16cid:durableId="204EF657"/>
  <w16cid:commentId w16cid:paraId="39CAFF70" w16cid:durableId="204EF36F"/>
  <w16cid:commentId w16cid:paraId="10F13381" w16cid:durableId="204EFF88"/>
  <w16cid:commentId w16cid:paraId="34DB7299" w16cid:durableId="20437BBA"/>
  <w16cid:commentId w16cid:paraId="4B26FC13" w16cid:durableId="2044A066"/>
  <w16cid:commentId w16cid:paraId="63852FE8" w16cid:durableId="204EF376"/>
  <w16cid:commentId w16cid:paraId="69BCC2AE" w16cid:durableId="204F006D"/>
  <w16cid:commentId w16cid:paraId="4360898F" w16cid:durableId="20473FC4"/>
  <w16cid:commentId w16cid:paraId="079D46CB" w16cid:durableId="204EF381"/>
  <w16cid:commentId w16cid:paraId="35D3C78F" w16cid:durableId="20474022"/>
  <w16cid:commentId w16cid:paraId="19E02E34" w16cid:durableId="204EF386"/>
  <w16cid:commentId w16cid:paraId="0B3BC0D4" w16cid:durableId="204F11A4"/>
  <w16cid:commentId w16cid:paraId="6FF0DF13" w16cid:durableId="2044D126"/>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043E21"/>
    <w:multiLevelType w:val="hybridMultilevel"/>
    <w:tmpl w:val="49D4C5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B53A83"/>
    <w:multiLevelType w:val="hybridMultilevel"/>
    <w:tmpl w:val="4C8AC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62351D"/>
    <w:multiLevelType w:val="hybridMultilevel"/>
    <w:tmpl w:val="4C46A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son Fidino">
    <w15:presenceInfo w15:providerId="AD" w15:userId="S-1-5-21-2082610018-370290252-1629300891-8887"/>
  </w15:person>
  <w15:person w15:author="Seth Magle">
    <w15:presenceInfo w15:providerId="Windows Live" w15:userId="31969749d4cb7235"/>
  </w15:person>
  <w15:person w15:author="Barnas, Gabby">
    <w15:presenceInfo w15:providerId="AD" w15:userId="S-1-5-21-2082610018-370290252-1629300891-15319"/>
  </w15:person>
  <w15:person w15:author="Murray, Maureen">
    <w15:presenceInfo w15:providerId="AD" w15:userId="S-1-5-21-2082610018-370290252-1629300891-15291"/>
  </w15:person>
  <w15:person w15:author="Mason Fidino [2]">
    <w15:presenceInfo w15:providerId="AD" w15:userId="S-1-5-21-2082610018-370290252-1629300891-8887"/>
  </w15:person>
  <w15:person w15:author="Mason Fidino [3]">
    <w15:presenceInfo w15:providerId="AD" w15:userId="S-1-5-21-2082610018-370290252-1629300891-88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CD1"/>
    <w:rsid w:val="00001D7E"/>
    <w:rsid w:val="00020A2E"/>
    <w:rsid w:val="00024F01"/>
    <w:rsid w:val="00025D80"/>
    <w:rsid w:val="00031CB4"/>
    <w:rsid w:val="00040C2A"/>
    <w:rsid w:val="00043B19"/>
    <w:rsid w:val="00060029"/>
    <w:rsid w:val="0006298E"/>
    <w:rsid w:val="0007139E"/>
    <w:rsid w:val="00071C22"/>
    <w:rsid w:val="000821CC"/>
    <w:rsid w:val="00085463"/>
    <w:rsid w:val="00092318"/>
    <w:rsid w:val="000929E9"/>
    <w:rsid w:val="00094484"/>
    <w:rsid w:val="000B1586"/>
    <w:rsid w:val="000D1005"/>
    <w:rsid w:val="000D1A14"/>
    <w:rsid w:val="000D2D48"/>
    <w:rsid w:val="000E2712"/>
    <w:rsid w:val="000E64DC"/>
    <w:rsid w:val="000F348E"/>
    <w:rsid w:val="000F3516"/>
    <w:rsid w:val="000F45B5"/>
    <w:rsid w:val="000F45E3"/>
    <w:rsid w:val="00100BEA"/>
    <w:rsid w:val="0010445F"/>
    <w:rsid w:val="00114623"/>
    <w:rsid w:val="0011744D"/>
    <w:rsid w:val="001231CB"/>
    <w:rsid w:val="00140693"/>
    <w:rsid w:val="00144C0D"/>
    <w:rsid w:val="0015044C"/>
    <w:rsid w:val="00163C59"/>
    <w:rsid w:val="001774F4"/>
    <w:rsid w:val="001862B4"/>
    <w:rsid w:val="001901C2"/>
    <w:rsid w:val="001922D6"/>
    <w:rsid w:val="001935C7"/>
    <w:rsid w:val="001B24E6"/>
    <w:rsid w:val="001B45E4"/>
    <w:rsid w:val="001B4AF4"/>
    <w:rsid w:val="001C2433"/>
    <w:rsid w:val="001C3028"/>
    <w:rsid w:val="001C61F6"/>
    <w:rsid w:val="001C7175"/>
    <w:rsid w:val="001C7305"/>
    <w:rsid w:val="001E40EA"/>
    <w:rsid w:val="001E7310"/>
    <w:rsid w:val="00201E90"/>
    <w:rsid w:val="00204D18"/>
    <w:rsid w:val="00207389"/>
    <w:rsid w:val="00210CF7"/>
    <w:rsid w:val="002137F5"/>
    <w:rsid w:val="00243982"/>
    <w:rsid w:val="0025400B"/>
    <w:rsid w:val="0025641A"/>
    <w:rsid w:val="00257F7B"/>
    <w:rsid w:val="00262DB4"/>
    <w:rsid w:val="002633CF"/>
    <w:rsid w:val="00271CCB"/>
    <w:rsid w:val="002767C0"/>
    <w:rsid w:val="00287397"/>
    <w:rsid w:val="002912A7"/>
    <w:rsid w:val="00296EDF"/>
    <w:rsid w:val="0029752E"/>
    <w:rsid w:val="002A5736"/>
    <w:rsid w:val="002B5204"/>
    <w:rsid w:val="002C117E"/>
    <w:rsid w:val="002C2E6D"/>
    <w:rsid w:val="002D77F9"/>
    <w:rsid w:val="002E0FAA"/>
    <w:rsid w:val="002E20EE"/>
    <w:rsid w:val="002E40E1"/>
    <w:rsid w:val="002E4E9F"/>
    <w:rsid w:val="002F2D17"/>
    <w:rsid w:val="002F3E7A"/>
    <w:rsid w:val="003079BB"/>
    <w:rsid w:val="00311EE7"/>
    <w:rsid w:val="00315DD2"/>
    <w:rsid w:val="00316A14"/>
    <w:rsid w:val="0032479E"/>
    <w:rsid w:val="003337FB"/>
    <w:rsid w:val="003340CE"/>
    <w:rsid w:val="0038015A"/>
    <w:rsid w:val="003963B5"/>
    <w:rsid w:val="003B697F"/>
    <w:rsid w:val="003E22B8"/>
    <w:rsid w:val="003E3A66"/>
    <w:rsid w:val="00417246"/>
    <w:rsid w:val="00427DFF"/>
    <w:rsid w:val="0043046B"/>
    <w:rsid w:val="00433255"/>
    <w:rsid w:val="00433827"/>
    <w:rsid w:val="00434839"/>
    <w:rsid w:val="004365CF"/>
    <w:rsid w:val="00436CD8"/>
    <w:rsid w:val="00437396"/>
    <w:rsid w:val="004378F7"/>
    <w:rsid w:val="00470091"/>
    <w:rsid w:val="004727A9"/>
    <w:rsid w:val="00476773"/>
    <w:rsid w:val="0047713F"/>
    <w:rsid w:val="004779B6"/>
    <w:rsid w:val="00481416"/>
    <w:rsid w:val="00483C79"/>
    <w:rsid w:val="00486A2D"/>
    <w:rsid w:val="004A42D6"/>
    <w:rsid w:val="004B0D0A"/>
    <w:rsid w:val="004B17B1"/>
    <w:rsid w:val="004B44AC"/>
    <w:rsid w:val="004B7F88"/>
    <w:rsid w:val="004D1BA5"/>
    <w:rsid w:val="004E07C0"/>
    <w:rsid w:val="004F1005"/>
    <w:rsid w:val="005028FA"/>
    <w:rsid w:val="005035E2"/>
    <w:rsid w:val="00513D16"/>
    <w:rsid w:val="005251D5"/>
    <w:rsid w:val="00525DDD"/>
    <w:rsid w:val="00526F72"/>
    <w:rsid w:val="00527C86"/>
    <w:rsid w:val="005304C9"/>
    <w:rsid w:val="00532833"/>
    <w:rsid w:val="00535BA0"/>
    <w:rsid w:val="00545D82"/>
    <w:rsid w:val="0055126E"/>
    <w:rsid w:val="00563E1D"/>
    <w:rsid w:val="0059160E"/>
    <w:rsid w:val="00592B4B"/>
    <w:rsid w:val="005A2A29"/>
    <w:rsid w:val="005A2D32"/>
    <w:rsid w:val="005A39C3"/>
    <w:rsid w:val="005B0983"/>
    <w:rsid w:val="005B19F3"/>
    <w:rsid w:val="005C4870"/>
    <w:rsid w:val="005C655C"/>
    <w:rsid w:val="005E330D"/>
    <w:rsid w:val="005E43C8"/>
    <w:rsid w:val="005E79B2"/>
    <w:rsid w:val="005F785F"/>
    <w:rsid w:val="00600DD3"/>
    <w:rsid w:val="00605321"/>
    <w:rsid w:val="006162BD"/>
    <w:rsid w:val="00617F51"/>
    <w:rsid w:val="00626FE7"/>
    <w:rsid w:val="00636656"/>
    <w:rsid w:val="00637BBB"/>
    <w:rsid w:val="0064046A"/>
    <w:rsid w:val="00642354"/>
    <w:rsid w:val="00642659"/>
    <w:rsid w:val="00647CB9"/>
    <w:rsid w:val="00647FA0"/>
    <w:rsid w:val="006532AB"/>
    <w:rsid w:val="0065496B"/>
    <w:rsid w:val="00660007"/>
    <w:rsid w:val="00665AAC"/>
    <w:rsid w:val="006669F0"/>
    <w:rsid w:val="00670BE1"/>
    <w:rsid w:val="00690B1F"/>
    <w:rsid w:val="00693F00"/>
    <w:rsid w:val="006A0A91"/>
    <w:rsid w:val="006B0E49"/>
    <w:rsid w:val="006B4D3E"/>
    <w:rsid w:val="006B648A"/>
    <w:rsid w:val="006C0860"/>
    <w:rsid w:val="006D0D16"/>
    <w:rsid w:val="006D34B4"/>
    <w:rsid w:val="006D4BD8"/>
    <w:rsid w:val="006E4341"/>
    <w:rsid w:val="006F46CC"/>
    <w:rsid w:val="006F7136"/>
    <w:rsid w:val="0070338D"/>
    <w:rsid w:val="007072C8"/>
    <w:rsid w:val="0073563D"/>
    <w:rsid w:val="00736D9A"/>
    <w:rsid w:val="007370D4"/>
    <w:rsid w:val="00743048"/>
    <w:rsid w:val="007440C6"/>
    <w:rsid w:val="00754044"/>
    <w:rsid w:val="00762689"/>
    <w:rsid w:val="00771693"/>
    <w:rsid w:val="0077224B"/>
    <w:rsid w:val="00775B53"/>
    <w:rsid w:val="00776DAD"/>
    <w:rsid w:val="007874FD"/>
    <w:rsid w:val="007A6BA1"/>
    <w:rsid w:val="007B055C"/>
    <w:rsid w:val="007C067C"/>
    <w:rsid w:val="007C12D5"/>
    <w:rsid w:val="007D124E"/>
    <w:rsid w:val="007E2610"/>
    <w:rsid w:val="007E3A84"/>
    <w:rsid w:val="007F461F"/>
    <w:rsid w:val="008106B8"/>
    <w:rsid w:val="008145E8"/>
    <w:rsid w:val="00815CF5"/>
    <w:rsid w:val="0082489A"/>
    <w:rsid w:val="00835112"/>
    <w:rsid w:val="00842454"/>
    <w:rsid w:val="008577D7"/>
    <w:rsid w:val="008704AD"/>
    <w:rsid w:val="0087679E"/>
    <w:rsid w:val="00877696"/>
    <w:rsid w:val="00881755"/>
    <w:rsid w:val="00882A6E"/>
    <w:rsid w:val="00885498"/>
    <w:rsid w:val="0088689F"/>
    <w:rsid w:val="00887F05"/>
    <w:rsid w:val="008A0565"/>
    <w:rsid w:val="008A05B4"/>
    <w:rsid w:val="008A1F43"/>
    <w:rsid w:val="008B2278"/>
    <w:rsid w:val="008C0505"/>
    <w:rsid w:val="008C0569"/>
    <w:rsid w:val="008C49D4"/>
    <w:rsid w:val="008C4F58"/>
    <w:rsid w:val="008C5A8D"/>
    <w:rsid w:val="008C69F4"/>
    <w:rsid w:val="008C7C6B"/>
    <w:rsid w:val="008D331A"/>
    <w:rsid w:val="008E13E1"/>
    <w:rsid w:val="008E723B"/>
    <w:rsid w:val="008F3316"/>
    <w:rsid w:val="008F5C7A"/>
    <w:rsid w:val="008F6830"/>
    <w:rsid w:val="0090125F"/>
    <w:rsid w:val="0090292B"/>
    <w:rsid w:val="009039C8"/>
    <w:rsid w:val="0091115B"/>
    <w:rsid w:val="0093402A"/>
    <w:rsid w:val="00934744"/>
    <w:rsid w:val="00937428"/>
    <w:rsid w:val="00945237"/>
    <w:rsid w:val="0095535E"/>
    <w:rsid w:val="00957ED2"/>
    <w:rsid w:val="009639D6"/>
    <w:rsid w:val="00964F0E"/>
    <w:rsid w:val="00982E3E"/>
    <w:rsid w:val="009848A7"/>
    <w:rsid w:val="00985A21"/>
    <w:rsid w:val="009876C7"/>
    <w:rsid w:val="00996CD1"/>
    <w:rsid w:val="009A1E1E"/>
    <w:rsid w:val="009A557C"/>
    <w:rsid w:val="009B1877"/>
    <w:rsid w:val="009B531B"/>
    <w:rsid w:val="009C2A97"/>
    <w:rsid w:val="009E4AA3"/>
    <w:rsid w:val="009F1601"/>
    <w:rsid w:val="009F225A"/>
    <w:rsid w:val="009F469B"/>
    <w:rsid w:val="00A207E4"/>
    <w:rsid w:val="00A233B1"/>
    <w:rsid w:val="00A26C89"/>
    <w:rsid w:val="00A5238C"/>
    <w:rsid w:val="00A5783E"/>
    <w:rsid w:val="00A62C7B"/>
    <w:rsid w:val="00A62F9F"/>
    <w:rsid w:val="00A71397"/>
    <w:rsid w:val="00A74B9B"/>
    <w:rsid w:val="00A7686A"/>
    <w:rsid w:val="00A80F18"/>
    <w:rsid w:val="00A87CEC"/>
    <w:rsid w:val="00A934C8"/>
    <w:rsid w:val="00A94B38"/>
    <w:rsid w:val="00A968D5"/>
    <w:rsid w:val="00AA2FF2"/>
    <w:rsid w:val="00AA565C"/>
    <w:rsid w:val="00AB40F7"/>
    <w:rsid w:val="00AB7CD6"/>
    <w:rsid w:val="00AC56FC"/>
    <w:rsid w:val="00AC5A6F"/>
    <w:rsid w:val="00AE16CC"/>
    <w:rsid w:val="00AE4243"/>
    <w:rsid w:val="00AE60FC"/>
    <w:rsid w:val="00AF466D"/>
    <w:rsid w:val="00B0186C"/>
    <w:rsid w:val="00B046B3"/>
    <w:rsid w:val="00B071C7"/>
    <w:rsid w:val="00B11D86"/>
    <w:rsid w:val="00B12CDF"/>
    <w:rsid w:val="00B22BC8"/>
    <w:rsid w:val="00B56C84"/>
    <w:rsid w:val="00B619EB"/>
    <w:rsid w:val="00B75C6F"/>
    <w:rsid w:val="00B760E3"/>
    <w:rsid w:val="00B77408"/>
    <w:rsid w:val="00B84718"/>
    <w:rsid w:val="00B978A7"/>
    <w:rsid w:val="00B97975"/>
    <w:rsid w:val="00BA013E"/>
    <w:rsid w:val="00BB0170"/>
    <w:rsid w:val="00BB552B"/>
    <w:rsid w:val="00BB7F2C"/>
    <w:rsid w:val="00BC4A03"/>
    <w:rsid w:val="00BD4CF4"/>
    <w:rsid w:val="00BD5C4C"/>
    <w:rsid w:val="00C05F42"/>
    <w:rsid w:val="00C118F7"/>
    <w:rsid w:val="00C129E1"/>
    <w:rsid w:val="00C15C15"/>
    <w:rsid w:val="00C26C5C"/>
    <w:rsid w:val="00C34D40"/>
    <w:rsid w:val="00C45F41"/>
    <w:rsid w:val="00C53989"/>
    <w:rsid w:val="00C60B79"/>
    <w:rsid w:val="00C65A21"/>
    <w:rsid w:val="00C722DD"/>
    <w:rsid w:val="00C74936"/>
    <w:rsid w:val="00C82763"/>
    <w:rsid w:val="00C845DB"/>
    <w:rsid w:val="00C9200B"/>
    <w:rsid w:val="00C92916"/>
    <w:rsid w:val="00CA0015"/>
    <w:rsid w:val="00CA3838"/>
    <w:rsid w:val="00CC08C6"/>
    <w:rsid w:val="00CC21AE"/>
    <w:rsid w:val="00CC430E"/>
    <w:rsid w:val="00CE109D"/>
    <w:rsid w:val="00CE1167"/>
    <w:rsid w:val="00CE58B5"/>
    <w:rsid w:val="00CF113D"/>
    <w:rsid w:val="00CF336C"/>
    <w:rsid w:val="00D112D0"/>
    <w:rsid w:val="00D15971"/>
    <w:rsid w:val="00D16EC2"/>
    <w:rsid w:val="00D213EB"/>
    <w:rsid w:val="00D312D0"/>
    <w:rsid w:val="00D366EF"/>
    <w:rsid w:val="00D43F2C"/>
    <w:rsid w:val="00D5316F"/>
    <w:rsid w:val="00D54733"/>
    <w:rsid w:val="00D54FEE"/>
    <w:rsid w:val="00D56A2F"/>
    <w:rsid w:val="00D57904"/>
    <w:rsid w:val="00D6471F"/>
    <w:rsid w:val="00D70087"/>
    <w:rsid w:val="00D706F9"/>
    <w:rsid w:val="00D71F66"/>
    <w:rsid w:val="00D77DDE"/>
    <w:rsid w:val="00DA2842"/>
    <w:rsid w:val="00DA6400"/>
    <w:rsid w:val="00DB40A1"/>
    <w:rsid w:val="00DD13EE"/>
    <w:rsid w:val="00DD200A"/>
    <w:rsid w:val="00DE0822"/>
    <w:rsid w:val="00DE2785"/>
    <w:rsid w:val="00DF40E4"/>
    <w:rsid w:val="00E00DCA"/>
    <w:rsid w:val="00E01996"/>
    <w:rsid w:val="00E02090"/>
    <w:rsid w:val="00E042E7"/>
    <w:rsid w:val="00E064F2"/>
    <w:rsid w:val="00E11B21"/>
    <w:rsid w:val="00E2557C"/>
    <w:rsid w:val="00E25C15"/>
    <w:rsid w:val="00E332D3"/>
    <w:rsid w:val="00E338BD"/>
    <w:rsid w:val="00E37F78"/>
    <w:rsid w:val="00E43A77"/>
    <w:rsid w:val="00E4578B"/>
    <w:rsid w:val="00E551DE"/>
    <w:rsid w:val="00E56BBF"/>
    <w:rsid w:val="00E604A9"/>
    <w:rsid w:val="00E6370F"/>
    <w:rsid w:val="00E63A05"/>
    <w:rsid w:val="00E8168D"/>
    <w:rsid w:val="00EA103A"/>
    <w:rsid w:val="00EA2FA2"/>
    <w:rsid w:val="00EA40AB"/>
    <w:rsid w:val="00EA56C3"/>
    <w:rsid w:val="00EB1F33"/>
    <w:rsid w:val="00EC38E8"/>
    <w:rsid w:val="00ED40CE"/>
    <w:rsid w:val="00ED5C34"/>
    <w:rsid w:val="00ED7E84"/>
    <w:rsid w:val="00EE6157"/>
    <w:rsid w:val="00EE746F"/>
    <w:rsid w:val="00EF1E75"/>
    <w:rsid w:val="00EF74FF"/>
    <w:rsid w:val="00F15E4B"/>
    <w:rsid w:val="00F2258B"/>
    <w:rsid w:val="00F31E6D"/>
    <w:rsid w:val="00F33D83"/>
    <w:rsid w:val="00F34429"/>
    <w:rsid w:val="00F45C09"/>
    <w:rsid w:val="00F663FB"/>
    <w:rsid w:val="00F72B42"/>
    <w:rsid w:val="00F766AF"/>
    <w:rsid w:val="00F778A5"/>
    <w:rsid w:val="00F875FD"/>
    <w:rsid w:val="00FA4573"/>
    <w:rsid w:val="00FA58D1"/>
    <w:rsid w:val="00FA6585"/>
    <w:rsid w:val="00FB51A3"/>
    <w:rsid w:val="00FB6D02"/>
    <w:rsid w:val="00FC04B1"/>
    <w:rsid w:val="00FD06B0"/>
    <w:rsid w:val="00FD72CB"/>
    <w:rsid w:val="00FD764D"/>
    <w:rsid w:val="00FE1EB0"/>
    <w:rsid w:val="00FE402C"/>
    <w:rsid w:val="00FE7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38CE13"/>
  <w15:chartTrackingRefBased/>
  <w15:docId w15:val="{7329F305-3A18-4702-ABFD-A7F09F169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F466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74B9B"/>
    <w:pPr>
      <w:keepNext/>
      <w:keepLines/>
      <w:spacing w:before="240" w:line="259" w:lineRule="auto"/>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A74B9B"/>
    <w:pPr>
      <w:keepNext/>
      <w:keepLines/>
      <w:spacing w:before="40" w:line="259" w:lineRule="auto"/>
      <w:outlineLvl w:val="1"/>
    </w:pPr>
    <w:rPr>
      <w:rFonts w:asciiTheme="majorHAnsi" w:eastAsiaTheme="majorEastAsia" w:hAnsiTheme="majorHAnsi" w:cstheme="majorBidi"/>
      <w:b/>
      <w:color w:val="000000" w:themeColor="text1"/>
      <w:sz w:val="26"/>
      <w:szCs w:val="26"/>
    </w:rPr>
  </w:style>
  <w:style w:type="paragraph" w:styleId="Heading3">
    <w:name w:val="heading 3"/>
    <w:basedOn w:val="Normal"/>
    <w:next w:val="Normal"/>
    <w:link w:val="Heading3Char"/>
    <w:uiPriority w:val="9"/>
    <w:unhideWhenUsed/>
    <w:qFormat/>
    <w:rsid w:val="00A74B9B"/>
    <w:pPr>
      <w:keepNext/>
      <w:keepLines/>
      <w:spacing w:before="40" w:line="259" w:lineRule="auto"/>
      <w:outlineLvl w:val="2"/>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33D83"/>
    <w:rPr>
      <w:sz w:val="16"/>
      <w:szCs w:val="16"/>
    </w:rPr>
  </w:style>
  <w:style w:type="paragraph" w:styleId="CommentText">
    <w:name w:val="annotation text"/>
    <w:basedOn w:val="Normal"/>
    <w:link w:val="CommentTextChar"/>
    <w:uiPriority w:val="99"/>
    <w:semiHidden/>
    <w:unhideWhenUsed/>
    <w:rsid w:val="00F33D83"/>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F33D83"/>
    <w:rPr>
      <w:sz w:val="20"/>
      <w:szCs w:val="20"/>
    </w:rPr>
  </w:style>
  <w:style w:type="paragraph" w:styleId="CommentSubject">
    <w:name w:val="annotation subject"/>
    <w:basedOn w:val="CommentText"/>
    <w:next w:val="CommentText"/>
    <w:link w:val="CommentSubjectChar"/>
    <w:uiPriority w:val="99"/>
    <w:semiHidden/>
    <w:unhideWhenUsed/>
    <w:rsid w:val="00F33D83"/>
    <w:rPr>
      <w:b/>
      <w:bCs/>
    </w:rPr>
  </w:style>
  <w:style w:type="character" w:customStyle="1" w:styleId="CommentSubjectChar">
    <w:name w:val="Comment Subject Char"/>
    <w:basedOn w:val="CommentTextChar"/>
    <w:link w:val="CommentSubject"/>
    <w:uiPriority w:val="99"/>
    <w:semiHidden/>
    <w:rsid w:val="00F33D83"/>
    <w:rPr>
      <w:b/>
      <w:bCs/>
      <w:sz w:val="20"/>
      <w:szCs w:val="20"/>
    </w:rPr>
  </w:style>
  <w:style w:type="paragraph" w:styleId="BalloonText">
    <w:name w:val="Balloon Text"/>
    <w:basedOn w:val="Normal"/>
    <w:link w:val="BalloonTextChar"/>
    <w:uiPriority w:val="99"/>
    <w:semiHidden/>
    <w:unhideWhenUsed/>
    <w:rsid w:val="00F33D83"/>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F33D83"/>
    <w:rPr>
      <w:rFonts w:ascii="Segoe UI" w:hAnsi="Segoe UI" w:cs="Segoe UI"/>
      <w:sz w:val="18"/>
      <w:szCs w:val="18"/>
    </w:rPr>
  </w:style>
  <w:style w:type="character" w:styleId="PlaceholderText">
    <w:name w:val="Placeholder Text"/>
    <w:basedOn w:val="DefaultParagraphFont"/>
    <w:uiPriority w:val="99"/>
    <w:semiHidden/>
    <w:rsid w:val="0087679E"/>
    <w:rPr>
      <w:color w:val="808080"/>
    </w:rPr>
  </w:style>
  <w:style w:type="character" w:customStyle="1" w:styleId="Heading2Char">
    <w:name w:val="Heading 2 Char"/>
    <w:basedOn w:val="DefaultParagraphFont"/>
    <w:link w:val="Heading2"/>
    <w:uiPriority w:val="9"/>
    <w:rsid w:val="00A74B9B"/>
    <w:rPr>
      <w:rFonts w:asciiTheme="majorHAnsi" w:eastAsiaTheme="majorEastAsia" w:hAnsiTheme="majorHAnsi" w:cstheme="majorBidi"/>
      <w:b/>
      <w:color w:val="000000" w:themeColor="text1"/>
      <w:sz w:val="26"/>
      <w:szCs w:val="26"/>
    </w:rPr>
  </w:style>
  <w:style w:type="character" w:customStyle="1" w:styleId="Heading3Char">
    <w:name w:val="Heading 3 Char"/>
    <w:basedOn w:val="DefaultParagraphFont"/>
    <w:link w:val="Heading3"/>
    <w:uiPriority w:val="9"/>
    <w:rsid w:val="00A74B9B"/>
    <w:rPr>
      <w:rFonts w:asciiTheme="majorHAnsi" w:eastAsiaTheme="majorEastAsia" w:hAnsiTheme="majorHAnsi" w:cstheme="majorBidi"/>
      <w:b/>
      <w:sz w:val="24"/>
      <w:szCs w:val="24"/>
    </w:rPr>
  </w:style>
  <w:style w:type="character" w:customStyle="1" w:styleId="Heading1Char">
    <w:name w:val="Heading 1 Char"/>
    <w:basedOn w:val="DefaultParagraphFont"/>
    <w:link w:val="Heading1"/>
    <w:uiPriority w:val="9"/>
    <w:rsid w:val="00A74B9B"/>
    <w:rPr>
      <w:rFonts w:asciiTheme="majorHAnsi" w:eastAsiaTheme="majorEastAsia" w:hAnsiTheme="majorHAnsi" w:cstheme="majorBidi"/>
      <w:b/>
      <w:sz w:val="32"/>
      <w:szCs w:val="32"/>
    </w:rPr>
  </w:style>
  <w:style w:type="table" w:styleId="TableGrid">
    <w:name w:val="Table Grid"/>
    <w:basedOn w:val="TableNormal"/>
    <w:uiPriority w:val="39"/>
    <w:rsid w:val="00062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C0569"/>
    <w:pPr>
      <w:spacing w:after="200"/>
    </w:pPr>
    <w:rPr>
      <w:rFonts w:asciiTheme="minorHAnsi" w:eastAsiaTheme="minorHAnsi" w:hAnsiTheme="minorHAnsi" w:cstheme="minorBidi"/>
      <w:i/>
      <w:iCs/>
      <w:color w:val="44546A" w:themeColor="text2"/>
      <w:sz w:val="18"/>
      <w:szCs w:val="18"/>
    </w:rPr>
  </w:style>
  <w:style w:type="paragraph" w:styleId="ListParagraph">
    <w:name w:val="List Paragraph"/>
    <w:basedOn w:val="Normal"/>
    <w:uiPriority w:val="34"/>
    <w:qFormat/>
    <w:rsid w:val="00525DDD"/>
    <w:pPr>
      <w:spacing w:after="160" w:line="259"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5E330D"/>
    <w:rPr>
      <w:color w:val="0563C1" w:themeColor="hyperlink"/>
      <w:u w:val="single"/>
    </w:rPr>
  </w:style>
  <w:style w:type="character" w:customStyle="1" w:styleId="UnresolvedMention1">
    <w:name w:val="Unresolved Mention1"/>
    <w:basedOn w:val="DefaultParagraphFont"/>
    <w:uiPriority w:val="99"/>
    <w:semiHidden/>
    <w:unhideWhenUsed/>
    <w:rsid w:val="005E330D"/>
    <w:rPr>
      <w:color w:val="605E5C"/>
      <w:shd w:val="clear" w:color="auto" w:fill="E1DFDD"/>
    </w:rPr>
  </w:style>
  <w:style w:type="character" w:styleId="LineNumber">
    <w:name w:val="line number"/>
    <w:basedOn w:val="DefaultParagraphFont"/>
    <w:uiPriority w:val="99"/>
    <w:semiHidden/>
    <w:unhideWhenUsed/>
    <w:rsid w:val="00AB40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5668184">
      <w:bodyDiv w:val="1"/>
      <w:marLeft w:val="0"/>
      <w:marRight w:val="0"/>
      <w:marTop w:val="0"/>
      <w:marBottom w:val="0"/>
      <w:divBdr>
        <w:top w:val="none" w:sz="0" w:space="0" w:color="auto"/>
        <w:left w:val="none" w:sz="0" w:space="0" w:color="auto"/>
        <w:bottom w:val="none" w:sz="0" w:space="0" w:color="auto"/>
        <w:right w:val="none" w:sz="0" w:space="0" w:color="auto"/>
      </w:divBdr>
    </w:div>
    <w:div w:id="1562790733">
      <w:bodyDiv w:val="1"/>
      <w:marLeft w:val="0"/>
      <w:marRight w:val="0"/>
      <w:marTop w:val="0"/>
      <w:marBottom w:val="0"/>
      <w:divBdr>
        <w:top w:val="none" w:sz="0" w:space="0" w:color="auto"/>
        <w:left w:val="none" w:sz="0" w:space="0" w:color="auto"/>
        <w:bottom w:val="none" w:sz="0" w:space="0" w:color="auto"/>
        <w:right w:val="none" w:sz="0" w:space="0" w:color="auto"/>
      </w:divBdr>
    </w:div>
    <w:div w:id="2095515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tif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tiff"/><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mailto:mfidino@lpzoo.or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31E0B-8213-4A79-8618-118247A17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5878</Words>
  <Characters>33510</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Fidino, Mason</dc:creator>
  <cp:keywords/>
  <dc:description/>
  <cp:lastModifiedBy>Fidino, Mason</cp:lastModifiedBy>
  <cp:revision>2</cp:revision>
  <dcterms:created xsi:type="dcterms:W3CDTF">2019-04-03T16:13:00Z</dcterms:created>
  <dcterms:modified xsi:type="dcterms:W3CDTF">2019-04-03T16:13:00Z</dcterms:modified>
</cp:coreProperties>
</file>